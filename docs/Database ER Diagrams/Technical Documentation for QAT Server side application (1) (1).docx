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p w:rsidR="009D2B95" w:rsidRDefault="008D549F" w14:paraId="62C251DE" w14:textId="77777777">
      <w:pPr>
        <w:pStyle w:val="Heading1"/>
        <w:jc w:val="center"/>
        <w:rPr>
          <w:b/>
          <w:u w:val="single"/>
        </w:rPr>
      </w:pPr>
      <w:bookmarkStart w:name="_heading=h.gjdgxs" w:colFirst="0" w:colLast="0" w:id="0"/>
      <w:bookmarkEnd w:id="0"/>
      <w:commentRangeStart w:id="1"/>
      <w:r>
        <w:rPr>
          <w:b/>
          <w:u w:val="single"/>
        </w:rPr>
        <w:t xml:space="preserve">Technical </w:t>
      </w:r>
      <w:commentRangeEnd w:id="1"/>
      <w:r>
        <w:rPr>
          <w:rStyle w:val="CommentReference"/>
        </w:rPr>
        <w:commentReference w:id="1"/>
      </w:r>
      <w:r>
        <w:rPr>
          <w:b/>
          <w:u w:val="single"/>
        </w:rPr>
        <w:t xml:space="preserve">Documentation for QAT </w:t>
      </w:r>
      <w:commentRangeStart w:id="2"/>
      <w:r>
        <w:rPr>
          <w:b/>
          <w:u w:val="single"/>
        </w:rPr>
        <w:t>Server side application</w:t>
      </w:r>
      <w:commentRangeEnd w:id="2"/>
      <w:r w:rsidR="00254BCF">
        <w:rPr>
          <w:rStyle w:val="CommentReference"/>
        </w:rPr>
        <w:commentReference w:id="2"/>
      </w:r>
    </w:p>
    <w:p w:rsidR="009D2B95" w:rsidRDefault="009D2B95" w14:paraId="62C251DF" w14:textId="77777777"/>
    <w:p w:rsidR="009D2B95" w:rsidDel="008F2620" w:rsidRDefault="009D2B95" w14:paraId="62C251E0" w14:textId="66716957">
      <w:pPr>
        <w:rPr>
          <w:del w:author="Alan George" w:date="2020-11-17T13:52:00Z" w:id="3"/>
        </w:rPr>
      </w:pPr>
    </w:p>
    <w:p w:rsidR="009D2B95" w:rsidRDefault="008D549F" w14:paraId="62C251E1" w14:textId="77777777">
      <w:pPr>
        <w:pStyle w:val="Heading2"/>
        <w:numPr>
          <w:ilvl w:val="0"/>
          <w:numId w:val="3"/>
        </w:numPr>
      </w:pPr>
      <w:bookmarkStart w:name="_heading=h.30j0zll" w:colFirst="0" w:colLast="0" w:id="4"/>
      <w:bookmarkEnd w:id="4"/>
      <w:r>
        <w:t>Server specifications</w:t>
      </w:r>
    </w:p>
    <w:p w:rsidR="009D2B95" w:rsidRDefault="008D549F" w14:paraId="62C251E2" w14:textId="77777777">
      <w:pPr>
        <w:ind w:left="720"/>
      </w:pPr>
      <w:r w:rsidR="008D549F">
        <w:rPr/>
        <w:t xml:space="preserve">The below diagram explains the setup that is the suggested setup for the QAT application. </w:t>
      </w:r>
      <w:r>
        <w:rPr>
          <w:noProof/>
        </w:rPr>
        <w:drawing>
          <wp:anchor distT="114300" distB="114300" distL="114300" distR="114300" simplePos="0" relativeHeight="251658240" behindDoc="0" locked="0" layoutInCell="1" hidden="0" allowOverlap="1" wp14:anchorId="62C25314" wp14:editId="62C25315">
            <wp:simplePos x="0" y="0"/>
            <wp:positionH relativeFrom="column">
              <wp:posOffset>390525</wp:posOffset>
            </wp:positionH>
            <wp:positionV relativeFrom="paragraph">
              <wp:posOffset>476250</wp:posOffset>
            </wp:positionV>
            <wp:extent cx="5062538" cy="3123521"/>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062538" cy="3123521"/>
                    </a:xfrm>
                    <a:prstGeom prst="rect">
                      <a:avLst/>
                    </a:prstGeom>
                    <a:ln/>
                  </pic:spPr>
                </pic:pic>
              </a:graphicData>
            </a:graphic>
          </wp:anchor>
        </w:drawing>
      </w:r>
    </w:p>
    <w:p w:rsidR="009D2B95" w:rsidRDefault="009D2B95" w14:paraId="62C251E3" w14:textId="77777777">
      <w:pPr>
        <w:ind w:left="720"/>
      </w:pPr>
    </w:p>
    <w:p w:rsidR="009D2B95" w:rsidRDefault="009D2B95" w14:paraId="62C251E4" w14:textId="77777777">
      <w:pPr>
        <w:ind w:left="720"/>
      </w:pPr>
    </w:p>
    <w:p w:rsidR="009D2B95" w:rsidRDefault="009D2B95" w14:paraId="62C251E5" w14:textId="77777777">
      <w:pPr>
        <w:ind w:left="720"/>
      </w:pPr>
    </w:p>
    <w:p w:rsidR="009D2B95" w:rsidRDefault="009D2B95" w14:paraId="62C251E6" w14:textId="77777777">
      <w:pPr>
        <w:ind w:left="720"/>
      </w:pPr>
    </w:p>
    <w:p w:rsidR="009D2B95" w:rsidRDefault="009D2B95" w14:paraId="62C251E7" w14:textId="77777777">
      <w:pPr>
        <w:ind w:left="720"/>
      </w:pPr>
    </w:p>
    <w:p w:rsidR="009D2B95" w:rsidRDefault="009D2B95" w14:paraId="62C251E8" w14:textId="77777777">
      <w:pPr>
        <w:ind w:left="720"/>
      </w:pPr>
    </w:p>
    <w:p w:rsidR="009D2B95" w:rsidRDefault="009D2B95" w14:paraId="62C251E9" w14:textId="77777777">
      <w:pPr>
        <w:ind w:left="720"/>
      </w:pPr>
    </w:p>
    <w:p w:rsidR="009D2B95" w:rsidRDefault="009D2B95" w14:paraId="62C251EA" w14:textId="77777777">
      <w:pPr>
        <w:ind w:left="720"/>
      </w:pPr>
    </w:p>
    <w:p w:rsidR="009D2B95" w:rsidRDefault="009D2B95" w14:paraId="62C251EB" w14:textId="77777777">
      <w:pPr>
        <w:ind w:left="720"/>
      </w:pPr>
    </w:p>
    <w:p w:rsidR="009D2B95" w:rsidRDefault="009D2B95" w14:paraId="62C251EC" w14:textId="77777777">
      <w:pPr>
        <w:ind w:left="720"/>
      </w:pPr>
    </w:p>
    <w:p w:rsidR="009D2B95" w:rsidRDefault="009D2B95" w14:paraId="62C251ED" w14:textId="77777777">
      <w:pPr>
        <w:ind w:left="720"/>
      </w:pPr>
    </w:p>
    <w:p w:rsidR="009D2B95" w:rsidRDefault="009D2B95" w14:paraId="62C251EE" w14:textId="77777777">
      <w:pPr>
        <w:ind w:left="720"/>
      </w:pPr>
    </w:p>
    <w:p w:rsidR="009D2B95" w:rsidRDefault="009D2B95" w14:paraId="62C251EF" w14:textId="77777777">
      <w:pPr>
        <w:ind w:left="720"/>
      </w:pPr>
    </w:p>
    <w:p w:rsidR="009D2B95" w:rsidRDefault="009D2B95" w14:paraId="62C251F0" w14:textId="77777777">
      <w:pPr>
        <w:ind w:left="720"/>
      </w:pPr>
    </w:p>
    <w:p w:rsidR="009D2B95" w:rsidRDefault="009D2B95" w14:paraId="62C251F1" w14:textId="77777777">
      <w:pPr>
        <w:ind w:left="720"/>
      </w:pPr>
    </w:p>
    <w:p w:rsidR="009D2B95" w:rsidRDefault="009D2B95" w14:paraId="62C251F2" w14:textId="77777777">
      <w:pPr>
        <w:ind w:left="720"/>
      </w:pPr>
    </w:p>
    <w:p w:rsidR="009D2B95" w:rsidRDefault="009D2B95" w14:paraId="62C251F3" w14:textId="77777777">
      <w:pPr>
        <w:ind w:left="720"/>
      </w:pPr>
    </w:p>
    <w:p w:rsidR="009D2B95" w:rsidRDefault="009D2B95" w14:paraId="62C251F4" w14:textId="77777777">
      <w:pPr>
        <w:ind w:left="720"/>
      </w:pPr>
    </w:p>
    <w:p w:rsidR="009D2B95" w:rsidRDefault="009D2B95" w14:paraId="62C251F5" w14:textId="77777777">
      <w:pPr>
        <w:ind w:left="720"/>
      </w:pPr>
    </w:p>
    <w:p w:rsidR="009D2B95" w:rsidRDefault="008D549F" w14:paraId="62C251F6" w14:textId="20577529">
      <w:pPr>
        <w:ind w:left="720"/>
      </w:pPr>
      <w:r>
        <w:t>This is the suggested setup the user can choose to downgrade this as per requirements. On a minimum level</w:t>
      </w:r>
      <w:ins w:author="Alan George" w:date="2020-11-17T13:56:00Z" w:id="5">
        <w:r w:rsidR="004C5221">
          <w:t>,</w:t>
        </w:r>
      </w:ins>
      <w:r>
        <w:t xml:space="preserve"> </w:t>
      </w:r>
      <w:del w:author="Alan George" w:date="2020-11-17T13:56:00Z" w:id="6">
        <w:r w:rsidDel="004C5221">
          <w:delText>T</w:delText>
        </w:r>
      </w:del>
      <w:ins w:author="Alan George" w:date="2020-11-17T13:56:00Z" w:id="7">
        <w:r w:rsidR="004C5221">
          <w:t>t</w:t>
        </w:r>
      </w:ins>
      <w:r>
        <w:t>he following components are required</w:t>
      </w:r>
    </w:p>
    <w:p w:rsidR="009D2B95" w:rsidRDefault="008D549F" w14:paraId="62C251F7" w14:textId="77777777">
      <w:pPr>
        <w:numPr>
          <w:ilvl w:val="1"/>
          <w:numId w:val="3"/>
        </w:numPr>
        <w:rPr/>
      </w:pPr>
      <w:commentRangeStart w:id="228746068"/>
      <w:r w:rsidR="008D549F">
        <w:rPr/>
        <w:t>L</w:t>
      </w:r>
      <w:r w:rsidR="008D549F">
        <w:rPr/>
        <w:t xml:space="preserve">oad balancer or </w:t>
      </w:r>
      <w:proofErr w:type="spellStart"/>
      <w:r w:rsidR="008D549F">
        <w:rPr/>
        <w:t>WebServer</w:t>
      </w:r>
      <w:proofErr w:type="spellEnd"/>
    </w:p>
    <w:p w:rsidR="009D2B95" w:rsidRDefault="008D549F" w14:paraId="62C251F8" w14:textId="77777777">
      <w:pPr>
        <w:numPr>
          <w:ilvl w:val="1"/>
          <w:numId w:val="3"/>
        </w:numPr>
      </w:pPr>
      <w:r>
        <w:t>Application Server</w:t>
      </w:r>
    </w:p>
    <w:p w:rsidR="009D2B95" w:rsidRDefault="008D549F" w14:paraId="62C251F9" w14:textId="77777777" w14:noSpellErr="1">
      <w:pPr>
        <w:numPr>
          <w:ilvl w:val="1"/>
          <w:numId w:val="3"/>
        </w:numPr>
        <w:rPr/>
      </w:pPr>
      <w:r w:rsidR="008D549F">
        <w:rPr/>
        <w:t>Database Server</w:t>
      </w:r>
      <w:commentRangeEnd w:id="228746068"/>
      <w:r>
        <w:rPr>
          <w:rStyle w:val="CommentReference"/>
        </w:rPr>
        <w:commentReference w:id="228746068"/>
      </w:r>
    </w:p>
    <w:p w:rsidR="009D2B95" w:rsidRDefault="009D2B95" w14:paraId="62C251FA" w14:textId="77777777">
      <w:pPr>
        <w:ind w:left="1440"/>
      </w:pPr>
    </w:p>
    <w:p w:rsidR="009D2B95" w:rsidRDefault="008D549F" w14:paraId="62C251FB" w14:textId="77777777">
      <w:pPr>
        <w:pStyle w:val="Heading2"/>
        <w:numPr>
          <w:ilvl w:val="0"/>
          <w:numId w:val="3"/>
        </w:numPr>
        <w:spacing w:after="0"/>
      </w:pPr>
      <w:bookmarkStart w:name="_heading=h.1fob9te" w:colFirst="0" w:colLast="0" w:id="8"/>
      <w:bookmarkEnd w:id="8"/>
      <w:r>
        <w:t>Operating system requirements</w:t>
      </w:r>
    </w:p>
    <w:p w:rsidR="009D2B95" w:rsidRDefault="008D549F" w14:paraId="62C251FC" w14:textId="77777777">
      <w:pPr>
        <w:numPr>
          <w:ilvl w:val="1"/>
          <w:numId w:val="3"/>
        </w:numPr>
      </w:pPr>
      <w:r>
        <w:t xml:space="preserve">Application Server </w:t>
      </w:r>
    </w:p>
    <w:p w:rsidR="009D2B95" w:rsidRDefault="008D549F" w14:paraId="62C251FD" w14:textId="0A624916">
      <w:pPr>
        <w:ind w:left="1440"/>
      </w:pPr>
      <w:r w:rsidR="008D549F">
        <w:rPr/>
        <w:t xml:space="preserve">The Application server requires a Linux based server preferably Ubuntu with at least </w:t>
      </w:r>
      <w:r w:rsidR="008D549F">
        <w:rPr/>
        <w:t>ver</w:t>
      </w:r>
      <w:ins w:author="Alexandra Mccollister" w:date="2020-11-18T14:31:26.401Z" w:id="956841637">
        <w:r w:rsidR="1FDD62A8">
          <w:t>sion</w:t>
        </w:r>
      </w:ins>
      <w:r w:rsidR="008D549F">
        <w:rPr/>
        <w:t xml:space="preserve"> 18.04LTS or higher.</w:t>
      </w:r>
    </w:p>
    <w:p w:rsidR="009D2B95" w:rsidRDefault="008D549F" w14:paraId="62C251FE" w14:textId="77777777">
      <w:pPr>
        <w:numPr>
          <w:ilvl w:val="1"/>
          <w:numId w:val="3"/>
        </w:numPr>
      </w:pPr>
      <w:r>
        <w:t>Database Server</w:t>
      </w:r>
    </w:p>
    <w:p w:rsidR="009D2B95" w:rsidRDefault="008D549F" w14:paraId="62C251FF" w14:textId="77777777">
      <w:pPr>
        <w:ind w:left="1440"/>
      </w:pPr>
      <w:r>
        <w:t xml:space="preserve">The Database server needs </w:t>
      </w:r>
      <w:proofErr w:type="spellStart"/>
      <w:r>
        <w:t>MySql</w:t>
      </w:r>
      <w:proofErr w:type="spellEnd"/>
      <w:r>
        <w:t xml:space="preserve"> v 5.7</w:t>
      </w:r>
    </w:p>
    <w:p w:rsidR="009D2B95" w:rsidRDefault="008D549F" w14:paraId="62C25200" w14:textId="77777777">
      <w:pPr>
        <w:pStyle w:val="Heading2"/>
        <w:numPr>
          <w:ilvl w:val="0"/>
          <w:numId w:val="3"/>
        </w:numPr>
        <w:spacing w:after="0"/>
      </w:pPr>
      <w:bookmarkStart w:name="_heading=h.3znysh7" w:colFirst="0" w:colLast="0" w:id="9"/>
      <w:bookmarkEnd w:id="9"/>
      <w:r>
        <w:lastRenderedPageBreak/>
        <w:t xml:space="preserve">Other </w:t>
      </w:r>
      <w:proofErr w:type="spellStart"/>
      <w:r>
        <w:t>Softwares</w:t>
      </w:r>
      <w:proofErr w:type="spellEnd"/>
    </w:p>
    <w:p w:rsidR="009D2B95" w:rsidRDefault="008D549F" w14:paraId="62C25201" w14:textId="77777777">
      <w:pPr>
        <w:numPr>
          <w:ilvl w:val="1"/>
          <w:numId w:val="3"/>
        </w:numPr>
      </w:pPr>
      <w:r>
        <w:t xml:space="preserve">Application Server </w:t>
      </w:r>
    </w:p>
    <w:p w:rsidR="009D2B95" w:rsidRDefault="008D549F" w14:paraId="62C25202" w14:textId="77777777">
      <w:pPr>
        <w:numPr>
          <w:ilvl w:val="2"/>
          <w:numId w:val="3"/>
        </w:numPr>
      </w:pPr>
      <w:r>
        <w:t xml:space="preserve">Java JDK </w:t>
      </w:r>
      <w:proofErr w:type="spellStart"/>
      <w:r>
        <w:t>ver</w:t>
      </w:r>
      <w:proofErr w:type="spellEnd"/>
      <w:r>
        <w:t xml:space="preserve"> 11</w:t>
      </w:r>
    </w:p>
    <w:p w:rsidR="009D2B95" w:rsidRDefault="008D549F" w14:paraId="62C25203" w14:textId="77777777">
      <w:pPr>
        <w:ind w:left="2160"/>
        <w:rPr>
          <w:rFonts w:ascii="Courier New" w:hAnsi="Courier New" w:eastAsia="Courier New" w:cs="Courier New"/>
          <w:color w:val="0000FF"/>
          <w:sz w:val="20"/>
          <w:szCs w:val="20"/>
        </w:rPr>
      </w:pPr>
      <w:proofErr w:type="spellStart"/>
      <w:r>
        <w:rPr>
          <w:rFonts w:ascii="Courier New" w:hAnsi="Courier New" w:eastAsia="Courier New" w:cs="Courier New"/>
          <w:color w:val="0000FF"/>
          <w:sz w:val="20"/>
          <w:szCs w:val="20"/>
        </w:rPr>
        <w:t>sudo</w:t>
      </w:r>
      <w:proofErr w:type="spellEnd"/>
      <w:r>
        <w:rPr>
          <w:rFonts w:ascii="Courier New" w:hAnsi="Courier New" w:eastAsia="Courier New" w:cs="Courier New"/>
          <w:color w:val="0000FF"/>
          <w:sz w:val="20"/>
          <w:szCs w:val="20"/>
        </w:rPr>
        <w:t xml:space="preserve"> apt-get install openjdk-11-jdk-headl</w:t>
      </w:r>
      <w:r>
        <w:rPr>
          <w:rFonts w:ascii="Courier New" w:hAnsi="Courier New" w:eastAsia="Courier New" w:cs="Courier New"/>
          <w:color w:val="0000FF"/>
          <w:sz w:val="20"/>
          <w:szCs w:val="20"/>
        </w:rPr>
        <w:t>ess</w:t>
      </w:r>
    </w:p>
    <w:p w:rsidR="009D2B95" w:rsidRDefault="008D549F" w14:paraId="62C25204" w14:textId="77777777">
      <w:pPr>
        <w:numPr>
          <w:ilvl w:val="2"/>
          <w:numId w:val="3"/>
        </w:numPr>
      </w:pPr>
      <w:r>
        <w:t xml:space="preserve">Apache </w:t>
      </w:r>
      <w:proofErr w:type="spellStart"/>
      <w:r>
        <w:t>WebServer</w:t>
      </w:r>
      <w:proofErr w:type="spellEnd"/>
    </w:p>
    <w:p w:rsidR="009D2B95" w:rsidRDefault="008D549F" w14:paraId="62C25205" w14:textId="77777777">
      <w:pPr>
        <w:ind w:left="2160"/>
        <w:rPr>
          <w:rFonts w:ascii="Courier New" w:hAnsi="Courier New" w:eastAsia="Courier New" w:cs="Courier New"/>
          <w:color w:val="0000FF"/>
          <w:sz w:val="20"/>
          <w:szCs w:val="20"/>
        </w:rPr>
      </w:pPr>
      <w:proofErr w:type="spellStart"/>
      <w:r>
        <w:rPr>
          <w:rFonts w:ascii="Courier New" w:hAnsi="Courier New" w:eastAsia="Courier New" w:cs="Courier New"/>
          <w:color w:val="0000FF"/>
          <w:sz w:val="20"/>
          <w:szCs w:val="20"/>
        </w:rPr>
        <w:t>sudo</w:t>
      </w:r>
      <w:proofErr w:type="spellEnd"/>
      <w:r>
        <w:rPr>
          <w:rFonts w:ascii="Courier New" w:hAnsi="Courier New" w:eastAsia="Courier New" w:cs="Courier New"/>
          <w:color w:val="0000FF"/>
          <w:sz w:val="20"/>
          <w:szCs w:val="20"/>
        </w:rPr>
        <w:t xml:space="preserve"> apt-get install apache2</w:t>
      </w:r>
    </w:p>
    <w:p w:rsidR="009D2B95" w:rsidRDefault="008D549F" w14:paraId="62C25206" w14:textId="77777777">
      <w:pPr>
        <w:numPr>
          <w:ilvl w:val="2"/>
          <w:numId w:val="3"/>
        </w:numPr>
      </w:pPr>
      <w:commentRangeStart w:id="10"/>
      <w:r>
        <w:t>Node JS</w:t>
      </w:r>
    </w:p>
    <w:p w:rsidR="009D2B95" w:rsidRDefault="009D2B95" w14:paraId="62C25207" w14:textId="77777777">
      <w:pPr>
        <w:ind w:left="2160"/>
      </w:pPr>
    </w:p>
    <w:p w:rsidR="009D2B95" w:rsidRDefault="008D549F" w14:paraId="62C25208" w14:textId="77777777">
      <w:pPr>
        <w:numPr>
          <w:ilvl w:val="2"/>
          <w:numId w:val="3"/>
        </w:numPr>
      </w:pPr>
      <w:r>
        <w:t>PM2</w:t>
      </w:r>
      <w:commentRangeEnd w:id="10"/>
      <w:r w:rsidR="00E24540">
        <w:rPr>
          <w:rStyle w:val="CommentReference"/>
        </w:rPr>
        <w:commentReference w:id="10"/>
      </w:r>
    </w:p>
    <w:p w:rsidR="009D2B95" w:rsidRDefault="009D2B95" w14:paraId="62C25209" w14:textId="77777777">
      <w:pPr>
        <w:ind w:left="2160"/>
      </w:pPr>
    </w:p>
    <w:p w:rsidR="009D2B95" w:rsidRDefault="008D549F" w14:paraId="62C2520A" w14:textId="77777777">
      <w:pPr>
        <w:pStyle w:val="Heading2"/>
        <w:numPr>
          <w:ilvl w:val="0"/>
          <w:numId w:val="3"/>
        </w:numPr>
        <w:spacing w:after="0"/>
      </w:pPr>
      <w:bookmarkStart w:name="_heading=h.2et92p0" w:colFirst="0" w:colLast="0" w:id="11"/>
      <w:bookmarkEnd w:id="11"/>
      <w:r>
        <w:t>Setup process</w:t>
      </w:r>
    </w:p>
    <w:p w:rsidR="009D2B95" w:rsidRDefault="008D549F" w14:paraId="62C2520B" w14:textId="77777777">
      <w:pPr>
        <w:numPr>
          <w:ilvl w:val="1"/>
          <w:numId w:val="3"/>
        </w:numPr>
      </w:pPr>
      <w:r>
        <w:t>Application Server</w:t>
      </w:r>
    </w:p>
    <w:p w:rsidR="009D2B95" w:rsidRDefault="008D549F" w14:paraId="62C2520C" w14:textId="77777777">
      <w:pPr>
        <w:numPr>
          <w:ilvl w:val="2"/>
          <w:numId w:val="3"/>
        </w:numPr>
      </w:pPr>
      <w:r>
        <w:t>Apache server</w:t>
      </w:r>
    </w:p>
    <w:p w:rsidR="009D2B95" w:rsidRDefault="008D549F" w14:paraId="62C2520D" w14:textId="77777777">
      <w:pPr>
        <w:ind w:left="2160"/>
      </w:pPr>
      <w:r>
        <w:t>To setup Apache server use the following commands</w:t>
      </w:r>
    </w:p>
    <w:p w:rsidR="009D2B95" w:rsidRDefault="008D549F" w14:paraId="62C2520E" w14:textId="77777777">
      <w:pPr>
        <w:ind w:left="2160"/>
        <w:rPr>
          <w:rFonts w:ascii="Courier New" w:hAnsi="Courier New" w:eastAsia="Courier New" w:cs="Courier New"/>
          <w:color w:val="0000FF"/>
          <w:sz w:val="20"/>
          <w:szCs w:val="20"/>
        </w:rPr>
      </w:pPr>
      <w:proofErr w:type="spellStart"/>
      <w:r>
        <w:rPr>
          <w:rFonts w:ascii="Courier New" w:hAnsi="Courier New" w:eastAsia="Courier New" w:cs="Courier New"/>
          <w:color w:val="0000FF"/>
          <w:sz w:val="20"/>
          <w:szCs w:val="20"/>
        </w:rPr>
        <w:t>sudo</w:t>
      </w:r>
      <w:proofErr w:type="spellEnd"/>
      <w:r>
        <w:rPr>
          <w:rFonts w:ascii="Courier New" w:hAnsi="Courier New" w:eastAsia="Courier New" w:cs="Courier New"/>
          <w:color w:val="0000FF"/>
          <w:sz w:val="20"/>
          <w:szCs w:val="20"/>
        </w:rPr>
        <w:t xml:space="preserve"> apt-get install apache2</w:t>
      </w:r>
    </w:p>
    <w:p w:rsidR="009D2B95" w:rsidRDefault="008D549F" w14:paraId="62C2520F" w14:textId="77777777">
      <w:pPr>
        <w:ind w:left="2160"/>
        <w:rPr>
          <w:rFonts w:ascii="Courier New" w:hAnsi="Courier New" w:eastAsia="Courier New" w:cs="Courier New"/>
          <w:color w:val="0000FF"/>
          <w:sz w:val="18"/>
          <w:szCs w:val="18"/>
        </w:rPr>
      </w:pPr>
      <w:r>
        <w:rPr>
          <w:sz w:val="20"/>
          <w:szCs w:val="20"/>
        </w:rPr>
        <w:t xml:space="preserve">Copy the SSL Certificates into a folder called </w:t>
      </w:r>
      <w:r>
        <w:rPr>
          <w:rFonts w:ascii="Courier New" w:hAnsi="Courier New" w:eastAsia="Courier New" w:cs="Courier New"/>
          <w:color w:val="0000FF"/>
          <w:sz w:val="18"/>
          <w:szCs w:val="18"/>
        </w:rPr>
        <w:t>/</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w:t>
      </w:r>
    </w:p>
    <w:p w:rsidR="009D2B95" w:rsidRDefault="008D549F" w14:paraId="62C25210" w14:textId="77777777">
      <w:pPr>
        <w:ind w:left="2160"/>
        <w:rPr>
          <w:sz w:val="20"/>
          <w:szCs w:val="20"/>
        </w:rPr>
      </w:pPr>
      <w:r>
        <w:rPr>
          <w:sz w:val="20"/>
          <w:szCs w:val="20"/>
        </w:rPr>
        <w:t xml:space="preserve">Create a file called </w:t>
      </w:r>
      <w:r>
        <w:rPr>
          <w:rFonts w:ascii="Courier New" w:hAnsi="Courier New" w:eastAsia="Courier New" w:cs="Courier New"/>
          <w:color w:val="0000FF"/>
          <w:sz w:val="18"/>
          <w:szCs w:val="18"/>
        </w:rPr>
        <w:t>www.quantificationanalytics.org.conf</w:t>
      </w:r>
      <w:r>
        <w:rPr>
          <w:sz w:val="20"/>
          <w:szCs w:val="20"/>
        </w:rPr>
        <w:t xml:space="preserve"> in the following folder </w:t>
      </w:r>
      <w:r>
        <w:rPr>
          <w:rFonts w:ascii="Courier New" w:hAnsi="Courier New" w:eastAsia="Courier New" w:cs="Courier New"/>
          <w:color w:val="0000FF"/>
          <w:sz w:val="18"/>
          <w:szCs w:val="18"/>
        </w:rPr>
        <w:t>/</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/apache2/sites-available/</w:t>
      </w:r>
      <w:r>
        <w:rPr>
          <w:sz w:val="20"/>
          <w:szCs w:val="20"/>
        </w:rPr>
        <w:t xml:space="preserve"> with the following contents</w:t>
      </w:r>
    </w:p>
    <w:p w:rsidR="009D2B95" w:rsidRDefault="009D2B95" w14:paraId="62C25211" w14:textId="77777777">
      <w:pPr>
        <w:ind w:left="2160"/>
        <w:rPr>
          <w:sz w:val="20"/>
          <w:szCs w:val="20"/>
        </w:rPr>
      </w:pPr>
    </w:p>
    <w:p w:rsidR="009D2B95" w:rsidRDefault="008D549F" w14:paraId="62C25212"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 xml:space="preserve"> *:80&gt;</w:t>
      </w:r>
    </w:p>
    <w:p w:rsidR="009D2B95" w:rsidRDefault="008D549F" w14:paraId="62C25213"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ServerName</w:t>
      </w:r>
      <w:proofErr w:type="spellEnd"/>
      <w:r>
        <w:rPr>
          <w:rFonts w:ascii="Courier New" w:hAnsi="Courier New" w:eastAsia="Courier New" w:cs="Courier New"/>
          <w:color w:val="0000FF"/>
          <w:sz w:val="18"/>
          <w:szCs w:val="18"/>
        </w:rPr>
        <w:t xml:space="preserve"> quantificationanalytics.org</w:t>
      </w:r>
      <w:r>
        <w:rPr>
          <w:rFonts w:ascii="Courier New" w:hAnsi="Courier New" w:eastAsia="Courier New" w:cs="Courier New"/>
          <w:color w:val="0000FF"/>
          <w:sz w:val="18"/>
          <w:szCs w:val="18"/>
        </w:rPr>
        <w:br/>
      </w: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ServerAlias</w:t>
      </w:r>
      <w:proofErr w:type="spellEnd"/>
      <w:r>
        <w:rPr>
          <w:rFonts w:ascii="Courier New" w:hAnsi="Courier New" w:eastAsia="Courier New" w:cs="Courier New"/>
          <w:color w:val="0000FF"/>
          <w:sz w:val="18"/>
          <w:szCs w:val="18"/>
        </w:rPr>
        <w:t xml:space="preserve"> www.quantificationanalytics.org</w:t>
      </w:r>
    </w:p>
    <w:p w:rsidR="009D2B95" w:rsidRDefault="008D549F" w14:paraId="62C25214"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ServerAdmin</w:t>
      </w:r>
      <w:proofErr w:type="spellEnd"/>
      <w:r>
        <w:rPr>
          <w:rFonts w:ascii="Courier New" w:hAnsi="Courier New" w:eastAsia="Courier New" w:cs="Courier New"/>
          <w:color w:val="0000FF"/>
          <w:sz w:val="18"/>
          <w:szCs w:val="18"/>
        </w:rPr>
        <w:t xml:space="preserve"> info@altius.cc</w:t>
      </w:r>
    </w:p>
    <w:p w:rsidR="009D2B95" w:rsidRDefault="008D549F" w14:paraId="62C25215"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ErrorLog</w:t>
      </w:r>
      <w:proofErr w:type="spellEnd"/>
      <w:r>
        <w:rPr>
          <w:rFonts w:ascii="Courier New" w:hAnsi="Courier New" w:eastAsia="Courier New" w:cs="Courier New"/>
          <w:color w:val="0000FF"/>
          <w:sz w:val="18"/>
          <w:szCs w:val="18"/>
        </w:rPr>
        <w:t xml:space="preserve"> /var/log/apache2/qat_error.log</w:t>
      </w:r>
    </w:p>
    <w:p w:rsidR="009D2B95" w:rsidRDefault="008D549F" w14:paraId="62C25216"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Possible values </w:t>
      </w:r>
      <w:proofErr w:type="gramStart"/>
      <w:r>
        <w:rPr>
          <w:rFonts w:ascii="Courier New" w:hAnsi="Courier New" w:eastAsia="Courier New" w:cs="Courier New"/>
          <w:color w:val="0000FF"/>
          <w:sz w:val="18"/>
          <w:szCs w:val="18"/>
        </w:rPr>
        <w:t>include:</w:t>
      </w:r>
      <w:proofErr w:type="gramEnd"/>
      <w:r>
        <w:rPr>
          <w:rFonts w:ascii="Courier New" w:hAnsi="Courier New" w:eastAsia="Courier New" w:cs="Courier New"/>
          <w:color w:val="0000FF"/>
          <w:sz w:val="18"/>
          <w:szCs w:val="18"/>
        </w:rPr>
        <w:t xml:space="preserve"> debug, info, notice, warn, error, crit, </w:t>
      </w:r>
    </w:p>
    <w:p w:rsidR="009D2B95" w:rsidRDefault="008D549F" w14:paraId="62C25217"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alert, </w:t>
      </w:r>
      <w:proofErr w:type="spellStart"/>
      <w:r>
        <w:rPr>
          <w:rFonts w:ascii="Courier New" w:hAnsi="Courier New" w:eastAsia="Courier New" w:cs="Courier New"/>
          <w:color w:val="0000FF"/>
          <w:sz w:val="18"/>
          <w:szCs w:val="18"/>
        </w:rPr>
        <w:t>emerg</w:t>
      </w:r>
      <w:proofErr w:type="spellEnd"/>
      <w:r>
        <w:rPr>
          <w:rFonts w:ascii="Courier New" w:hAnsi="Courier New" w:eastAsia="Courier New" w:cs="Courier New"/>
          <w:color w:val="0000FF"/>
          <w:sz w:val="18"/>
          <w:szCs w:val="18"/>
        </w:rPr>
        <w:t xml:space="preserve">. </w:t>
      </w:r>
    </w:p>
    <w:p w:rsidR="009D2B95" w:rsidRDefault="008D549F" w14:paraId="62C25218"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LogLevel</w:t>
      </w:r>
      <w:proofErr w:type="spellEnd"/>
      <w:r>
        <w:rPr>
          <w:rFonts w:ascii="Courier New" w:hAnsi="Courier New" w:eastAsia="Courier New" w:cs="Courier New"/>
          <w:color w:val="0000FF"/>
          <w:sz w:val="18"/>
          <w:szCs w:val="18"/>
        </w:rPr>
        <w:t xml:space="preserve"> war</w:t>
      </w:r>
      <w:r>
        <w:rPr>
          <w:rFonts w:ascii="Courier New" w:hAnsi="Courier New" w:eastAsia="Courier New" w:cs="Courier New"/>
          <w:color w:val="0000FF"/>
          <w:sz w:val="18"/>
          <w:szCs w:val="18"/>
        </w:rPr>
        <w:t>n</w:t>
      </w:r>
    </w:p>
    <w:p w:rsidR="009D2B95" w:rsidRDefault="008D549F" w14:paraId="62C25219"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RewriteEngine</w:t>
      </w:r>
      <w:proofErr w:type="spellEnd"/>
      <w:r>
        <w:rPr>
          <w:rFonts w:ascii="Courier New" w:hAnsi="Courier New" w:eastAsia="Courier New" w:cs="Courier New"/>
          <w:color w:val="0000FF"/>
          <w:sz w:val="18"/>
          <w:szCs w:val="18"/>
        </w:rPr>
        <w:t xml:space="preserve"> On</w:t>
      </w:r>
    </w:p>
    <w:p w:rsidR="009D2B95" w:rsidRDefault="008D549F" w14:paraId="62C2521A"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RewriteRule</w:t>
      </w:r>
      <w:proofErr w:type="spellEnd"/>
      <w:r>
        <w:rPr>
          <w:rFonts w:ascii="Courier New" w:hAnsi="Courier New" w:eastAsia="Courier New" w:cs="Courier New"/>
          <w:color w:val="0000FF"/>
          <w:sz w:val="18"/>
          <w:szCs w:val="18"/>
        </w:rPr>
        <w:t xml:space="preserve"> </w:t>
      </w:r>
      <w:proofErr w:type="gramStart"/>
      <w:r>
        <w:rPr>
          <w:rFonts w:ascii="Courier New" w:hAnsi="Courier New" w:eastAsia="Courier New" w:cs="Courier New"/>
          <w:color w:val="0000FF"/>
          <w:sz w:val="18"/>
          <w:szCs w:val="18"/>
        </w:rPr>
        <w:t>(.*</w:t>
      </w:r>
      <w:proofErr w:type="gramEnd"/>
      <w:r>
        <w:rPr>
          <w:rFonts w:ascii="Courier New" w:hAnsi="Courier New" w:eastAsia="Courier New" w:cs="Courier New"/>
          <w:color w:val="0000FF"/>
          <w:sz w:val="18"/>
          <w:szCs w:val="18"/>
        </w:rPr>
        <w:t>) https://%{HTTP_HOST}%{REQUEST_URI}</w:t>
      </w:r>
    </w:p>
    <w:p w:rsidR="009D2B95" w:rsidRDefault="009D2B95" w14:paraId="62C2521B" w14:textId="77777777">
      <w:pPr>
        <w:ind w:left="2160"/>
        <w:rPr>
          <w:rFonts w:ascii="Courier New" w:hAnsi="Courier New" w:eastAsia="Courier New" w:cs="Courier New"/>
          <w:color w:val="0000FF"/>
          <w:sz w:val="18"/>
          <w:szCs w:val="18"/>
        </w:rPr>
      </w:pPr>
    </w:p>
    <w:p w:rsidR="009D2B95" w:rsidRDefault="008D549F" w14:paraId="62C2521C"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CustomLog</w:t>
      </w:r>
      <w:proofErr w:type="spellEnd"/>
      <w:r>
        <w:rPr>
          <w:rFonts w:ascii="Courier New" w:hAnsi="Courier New" w:eastAsia="Courier New" w:cs="Courier New"/>
          <w:color w:val="0000FF"/>
          <w:sz w:val="18"/>
          <w:szCs w:val="18"/>
        </w:rPr>
        <w:t xml:space="preserve"> /var/log/apache2/qat_access.log combined</w:t>
      </w:r>
    </w:p>
    <w:p w:rsidR="009D2B95" w:rsidRDefault="008D549F" w14:paraId="62C2521D"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&gt;</w:t>
      </w:r>
    </w:p>
    <w:p w:rsidR="009D2B95" w:rsidRDefault="009D2B95" w14:paraId="62C2521E" w14:textId="77777777">
      <w:pPr>
        <w:ind w:left="2160"/>
        <w:rPr>
          <w:rFonts w:ascii="Courier New" w:hAnsi="Courier New" w:eastAsia="Courier New" w:cs="Courier New"/>
          <w:color w:val="0000FF"/>
          <w:sz w:val="18"/>
          <w:szCs w:val="18"/>
        </w:rPr>
      </w:pPr>
    </w:p>
    <w:p w:rsidR="009D2B95" w:rsidRDefault="008D549F" w14:paraId="62C2521F"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 xml:space="preserve"> *:443&gt;</w:t>
      </w:r>
    </w:p>
    <w:p w:rsidR="009D2B95" w:rsidRDefault="008D549F" w14:paraId="62C25220"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ServerName</w:t>
      </w:r>
      <w:proofErr w:type="spellEnd"/>
      <w:r>
        <w:rPr>
          <w:rFonts w:ascii="Courier New" w:hAnsi="Courier New" w:eastAsia="Courier New" w:cs="Courier New"/>
          <w:color w:val="0000FF"/>
          <w:sz w:val="18"/>
          <w:szCs w:val="18"/>
        </w:rPr>
        <w:t xml:space="preserve"> quantificationanalytics.org</w:t>
      </w:r>
    </w:p>
    <w:p w:rsidR="009D2B95" w:rsidRDefault="008D549F" w14:paraId="62C25221"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ServerAlias</w:t>
      </w:r>
      <w:proofErr w:type="spellEnd"/>
      <w:r>
        <w:rPr>
          <w:rFonts w:ascii="Courier New" w:hAnsi="Courier New" w:eastAsia="Courier New" w:cs="Courier New"/>
          <w:color w:val="0000FF"/>
          <w:sz w:val="18"/>
          <w:szCs w:val="18"/>
        </w:rPr>
        <w:t xml:space="preserve"> www.quan</w:t>
      </w:r>
      <w:r>
        <w:rPr>
          <w:rFonts w:ascii="Courier New" w:hAnsi="Courier New" w:eastAsia="Courier New" w:cs="Courier New"/>
          <w:color w:val="0000FF"/>
          <w:sz w:val="18"/>
          <w:szCs w:val="18"/>
        </w:rPr>
        <w:t>tificationanalytics.org</w:t>
      </w:r>
    </w:p>
    <w:p w:rsidR="009D2B95" w:rsidRDefault="008D549F" w14:paraId="62C25222"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ServerAdmin</w:t>
      </w:r>
      <w:proofErr w:type="spellEnd"/>
      <w:r>
        <w:rPr>
          <w:rFonts w:ascii="Courier New" w:hAnsi="Courier New" w:eastAsia="Courier New" w:cs="Courier New"/>
          <w:color w:val="0000FF"/>
          <w:sz w:val="18"/>
          <w:szCs w:val="18"/>
        </w:rPr>
        <w:t xml:space="preserve"> info@altius.cc</w:t>
      </w:r>
    </w:p>
    <w:p w:rsidR="009D2B95" w:rsidRDefault="008D549F" w14:paraId="62C25223"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ErrorLog</w:t>
      </w:r>
      <w:proofErr w:type="spellEnd"/>
      <w:r>
        <w:rPr>
          <w:rFonts w:ascii="Courier New" w:hAnsi="Courier New" w:eastAsia="Courier New" w:cs="Courier New"/>
          <w:color w:val="0000FF"/>
          <w:sz w:val="18"/>
          <w:szCs w:val="18"/>
        </w:rPr>
        <w:t xml:space="preserve"> /var/log/apache2/qat_error.log</w:t>
      </w:r>
    </w:p>
    <w:p w:rsidR="009D2B95" w:rsidRDefault="008D549F" w14:paraId="62C25224"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Possible values </w:t>
      </w:r>
      <w:proofErr w:type="gramStart"/>
      <w:r>
        <w:rPr>
          <w:rFonts w:ascii="Courier New" w:hAnsi="Courier New" w:eastAsia="Courier New" w:cs="Courier New"/>
          <w:color w:val="0000FF"/>
          <w:sz w:val="18"/>
          <w:szCs w:val="18"/>
        </w:rPr>
        <w:t>include:</w:t>
      </w:r>
      <w:proofErr w:type="gramEnd"/>
      <w:r>
        <w:rPr>
          <w:rFonts w:ascii="Courier New" w:hAnsi="Courier New" w:eastAsia="Courier New" w:cs="Courier New"/>
          <w:color w:val="0000FF"/>
          <w:sz w:val="18"/>
          <w:szCs w:val="18"/>
        </w:rPr>
        <w:t xml:space="preserve"> debug, info, notice, warn, error, crit,</w:t>
      </w:r>
    </w:p>
    <w:p w:rsidR="009D2B95" w:rsidRDefault="008D549F" w14:paraId="62C25225"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alert, </w:t>
      </w:r>
      <w:proofErr w:type="spellStart"/>
      <w:r>
        <w:rPr>
          <w:rFonts w:ascii="Courier New" w:hAnsi="Courier New" w:eastAsia="Courier New" w:cs="Courier New"/>
          <w:color w:val="0000FF"/>
          <w:sz w:val="18"/>
          <w:szCs w:val="18"/>
        </w:rPr>
        <w:t>emerg</w:t>
      </w:r>
      <w:proofErr w:type="spellEnd"/>
      <w:r>
        <w:rPr>
          <w:rFonts w:ascii="Courier New" w:hAnsi="Courier New" w:eastAsia="Courier New" w:cs="Courier New"/>
          <w:color w:val="0000FF"/>
          <w:sz w:val="18"/>
          <w:szCs w:val="18"/>
        </w:rPr>
        <w:t>.</w:t>
      </w:r>
    </w:p>
    <w:p w:rsidR="009D2B95" w:rsidRDefault="008D549F" w14:paraId="62C25226"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LogLevel</w:t>
      </w:r>
      <w:proofErr w:type="spellEnd"/>
      <w:r>
        <w:rPr>
          <w:rFonts w:ascii="Courier New" w:hAnsi="Courier New" w:eastAsia="Courier New" w:cs="Courier New"/>
          <w:color w:val="0000FF"/>
          <w:sz w:val="18"/>
          <w:szCs w:val="18"/>
        </w:rPr>
        <w:t xml:space="preserve"> warn</w:t>
      </w:r>
    </w:p>
    <w:p w:rsidR="009D2B95" w:rsidRDefault="008D549F" w14:paraId="62C25227"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CustomLog</w:t>
      </w:r>
      <w:proofErr w:type="spellEnd"/>
      <w:r>
        <w:rPr>
          <w:rFonts w:ascii="Courier New" w:hAnsi="Courier New" w:eastAsia="Courier New" w:cs="Courier New"/>
          <w:color w:val="0000FF"/>
          <w:sz w:val="18"/>
          <w:szCs w:val="18"/>
        </w:rPr>
        <w:t xml:space="preserve"> /var/log/a</w:t>
      </w:r>
      <w:r>
        <w:rPr>
          <w:rFonts w:ascii="Courier New" w:hAnsi="Courier New" w:eastAsia="Courier New" w:cs="Courier New"/>
          <w:color w:val="0000FF"/>
          <w:sz w:val="18"/>
          <w:szCs w:val="18"/>
        </w:rPr>
        <w:t>pache2/qat_access.log combined</w:t>
      </w:r>
    </w:p>
    <w:p w:rsidR="009D2B95" w:rsidRDefault="008D549F" w14:paraId="62C25228"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ProxyRequests</w:t>
      </w:r>
      <w:proofErr w:type="spellEnd"/>
      <w:r>
        <w:rPr>
          <w:rFonts w:ascii="Courier New" w:hAnsi="Courier New" w:eastAsia="Courier New" w:cs="Courier New"/>
          <w:color w:val="0000FF"/>
          <w:sz w:val="18"/>
          <w:szCs w:val="18"/>
        </w:rPr>
        <w:t xml:space="preserve"> Off</w:t>
      </w:r>
    </w:p>
    <w:p w:rsidR="009D2B95" w:rsidRDefault="008D549F" w14:paraId="62C25229"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ProxyPreserveHost</w:t>
      </w:r>
      <w:proofErr w:type="spellEnd"/>
      <w:r>
        <w:rPr>
          <w:rFonts w:ascii="Courier New" w:hAnsi="Courier New" w:eastAsia="Courier New" w:cs="Courier New"/>
          <w:color w:val="0000FF"/>
          <w:sz w:val="18"/>
          <w:szCs w:val="18"/>
        </w:rPr>
        <w:t xml:space="preserve"> On</w:t>
      </w:r>
    </w:p>
    <w:p w:rsidR="009D2B95" w:rsidRDefault="008D549F" w14:paraId="62C2522A"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ProxyPass</w:t>
      </w:r>
      <w:proofErr w:type="spellEnd"/>
      <w:r>
        <w:rPr>
          <w:rFonts w:ascii="Courier New" w:hAnsi="Courier New" w:eastAsia="Courier New" w:cs="Courier New"/>
          <w:color w:val="0000FF"/>
          <w:sz w:val="18"/>
          <w:szCs w:val="18"/>
        </w:rPr>
        <w:t xml:space="preserve"> / http://localhost:4202/</w:t>
      </w:r>
    </w:p>
    <w:p w:rsidR="009D2B95" w:rsidRDefault="008D549F" w14:paraId="62C2522B"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SSLEngine</w:t>
      </w:r>
      <w:proofErr w:type="spellEnd"/>
      <w:r>
        <w:rPr>
          <w:rFonts w:ascii="Courier New" w:hAnsi="Courier New" w:eastAsia="Courier New" w:cs="Courier New"/>
          <w:color w:val="0000FF"/>
          <w:sz w:val="18"/>
          <w:szCs w:val="18"/>
        </w:rPr>
        <w:t xml:space="preserve"> On</w:t>
      </w:r>
    </w:p>
    <w:p w:rsidR="009D2B95" w:rsidRDefault="008D549F" w14:paraId="62C2522C"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lastRenderedPageBreak/>
        <w:t xml:space="preserve">        </w:t>
      </w:r>
      <w:proofErr w:type="spellStart"/>
      <w:r>
        <w:rPr>
          <w:rFonts w:ascii="Courier New" w:hAnsi="Courier New" w:eastAsia="Courier New" w:cs="Courier New"/>
          <w:color w:val="0000FF"/>
          <w:sz w:val="18"/>
          <w:szCs w:val="18"/>
        </w:rPr>
        <w:t>SSLCertificateFile</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 xml:space="preserve">/WWW.QUANTIFICATIONANALYTICS.ORG.crt </w:t>
      </w:r>
    </w:p>
    <w:p w:rsidR="009D2B95" w:rsidRDefault="008D549F" w14:paraId="62C2522D"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SSLCertificateKey</w:t>
      </w:r>
      <w:r>
        <w:rPr>
          <w:rFonts w:ascii="Courier New" w:hAnsi="Courier New" w:eastAsia="Courier New" w:cs="Courier New"/>
          <w:color w:val="0000FF"/>
          <w:sz w:val="18"/>
          <w:szCs w:val="18"/>
        </w:rPr>
        <w:t>File</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/www.quantificationanalytics.org.txt</w:t>
      </w:r>
    </w:p>
    <w:p w:rsidR="009D2B95" w:rsidRDefault="008D549F" w14:paraId="62C2522E"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SetEnvIf</w:t>
      </w:r>
      <w:proofErr w:type="spellEnd"/>
      <w:r>
        <w:rPr>
          <w:rFonts w:ascii="Courier New" w:hAnsi="Courier New" w:eastAsia="Courier New" w:cs="Courier New"/>
          <w:color w:val="0000FF"/>
          <w:sz w:val="18"/>
          <w:szCs w:val="18"/>
        </w:rPr>
        <w:t xml:space="preserve"> User-Agent </w:t>
      </w:r>
      <w:proofErr w:type="gramStart"/>
      <w:r>
        <w:rPr>
          <w:rFonts w:ascii="Courier New" w:hAnsi="Courier New" w:eastAsia="Courier New" w:cs="Courier New"/>
          <w:color w:val="0000FF"/>
          <w:sz w:val="18"/>
          <w:szCs w:val="18"/>
        </w:rPr>
        <w:t>".*</w:t>
      </w:r>
      <w:proofErr w:type="gramEnd"/>
      <w:r>
        <w:rPr>
          <w:rFonts w:ascii="Courier New" w:hAnsi="Courier New" w:eastAsia="Courier New" w:cs="Courier New"/>
          <w:color w:val="0000FF"/>
          <w:sz w:val="18"/>
          <w:szCs w:val="18"/>
        </w:rPr>
        <w:t xml:space="preserve">MSIE.*" </w:t>
      </w:r>
      <w:proofErr w:type="spellStart"/>
      <w:r>
        <w:rPr>
          <w:rFonts w:ascii="Courier New" w:hAnsi="Courier New" w:eastAsia="Courier New" w:cs="Courier New"/>
          <w:color w:val="0000FF"/>
          <w:sz w:val="18"/>
          <w:szCs w:val="18"/>
        </w:rPr>
        <w:t>nokeepalive</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-unclean-shutdown</w:t>
      </w:r>
    </w:p>
    <w:p w:rsidR="009D2B95" w:rsidRDefault="008D549F" w14:paraId="62C2522F"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Header always set Strict-Transport-Security "max-age=63072000;"</w:t>
      </w:r>
    </w:p>
    <w:p w:rsidR="009D2B95" w:rsidRDefault="008D549F" w14:paraId="62C25230"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Header always unset X-Frame-Options</w:t>
      </w:r>
    </w:p>
    <w:p w:rsidR="009D2B95" w:rsidRDefault="008D549F" w14:paraId="62C25231"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Header set X-Frame-Options "SAMEORIGIN"</w:t>
      </w:r>
    </w:p>
    <w:p w:rsidR="009D2B95" w:rsidRDefault="008D549F" w14:paraId="62C25232"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Header always set X-Content-Type-Options </w:t>
      </w:r>
      <w:proofErr w:type="spellStart"/>
      <w:r>
        <w:rPr>
          <w:rFonts w:ascii="Courier New" w:hAnsi="Courier New" w:eastAsia="Courier New" w:cs="Courier New"/>
          <w:color w:val="0000FF"/>
          <w:sz w:val="18"/>
          <w:szCs w:val="18"/>
        </w:rPr>
        <w:t>nosniff</w:t>
      </w:r>
      <w:proofErr w:type="spellEnd"/>
    </w:p>
    <w:p w:rsidR="009D2B95" w:rsidRDefault="008D549F" w14:paraId="62C25233"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Header set Feature-Policy: "</w:t>
      </w:r>
      <w:proofErr w:type="spellStart"/>
      <w:r>
        <w:rPr>
          <w:rFonts w:ascii="Courier New" w:hAnsi="Courier New" w:eastAsia="Courier New" w:cs="Courier New"/>
          <w:color w:val="0000FF"/>
          <w:sz w:val="18"/>
          <w:szCs w:val="18"/>
        </w:rPr>
        <w:t>fullscreen</w:t>
      </w:r>
      <w:proofErr w:type="spellEnd"/>
      <w:r>
        <w:rPr>
          <w:rFonts w:ascii="Courier New" w:hAnsi="Courier New" w:eastAsia="Courier New" w:cs="Courier New"/>
          <w:color w:val="0000FF"/>
          <w:sz w:val="18"/>
          <w:szCs w:val="18"/>
        </w:rPr>
        <w:t xml:space="preserve"> 'self'"   </w:t>
      </w:r>
    </w:p>
    <w:p w:rsidR="009D2B95" w:rsidRDefault="008D549F" w14:paraId="62C25234"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Header set Referrer-Policy: "no-referrer"</w:t>
      </w:r>
    </w:p>
    <w:p w:rsidR="009D2B95" w:rsidRDefault="008D549F" w14:paraId="62C25235"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&gt;</w:t>
      </w:r>
    </w:p>
    <w:p w:rsidR="009D2B95" w:rsidRDefault="009D2B95" w14:paraId="62C25236" w14:textId="77777777">
      <w:pPr>
        <w:ind w:left="2160"/>
        <w:rPr>
          <w:sz w:val="20"/>
          <w:szCs w:val="20"/>
        </w:rPr>
      </w:pPr>
    </w:p>
    <w:p w:rsidR="009D2B95" w:rsidRDefault="008D549F" w14:paraId="62C25237" w14:textId="77777777">
      <w:pPr>
        <w:ind w:left="2160"/>
        <w:rPr>
          <w:sz w:val="20"/>
          <w:szCs w:val="20"/>
        </w:rPr>
      </w:pPr>
      <w:r>
        <w:rPr>
          <w:sz w:val="20"/>
          <w:szCs w:val="20"/>
        </w:rPr>
        <w:t xml:space="preserve">Create a file called </w:t>
      </w:r>
      <w:proofErr w:type="spellStart"/>
      <w:r>
        <w:rPr>
          <w:rFonts w:ascii="Courier New" w:hAnsi="Courier New" w:eastAsia="Courier New" w:cs="Courier New"/>
          <w:color w:val="0000FF"/>
          <w:sz w:val="18"/>
          <w:szCs w:val="18"/>
        </w:rPr>
        <w:t>api.quantificationanalytics.org.conf</w:t>
      </w:r>
      <w:proofErr w:type="spellEnd"/>
      <w:r>
        <w:rPr>
          <w:sz w:val="20"/>
          <w:szCs w:val="20"/>
        </w:rPr>
        <w:t xml:space="preserve"> in the following folder </w:t>
      </w:r>
      <w:r>
        <w:rPr>
          <w:rFonts w:ascii="Courier New" w:hAnsi="Courier New" w:eastAsia="Courier New" w:cs="Courier New"/>
          <w:color w:val="0000FF"/>
          <w:sz w:val="18"/>
          <w:szCs w:val="18"/>
        </w:rPr>
        <w:t>/</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/apache2/sites-available/</w:t>
      </w:r>
      <w:r>
        <w:rPr>
          <w:sz w:val="20"/>
          <w:szCs w:val="20"/>
        </w:rPr>
        <w:t xml:space="preserve"> with the following contents</w:t>
      </w:r>
    </w:p>
    <w:p w:rsidR="009D2B95" w:rsidRDefault="009D2B95" w14:paraId="62C25238" w14:textId="77777777">
      <w:pPr>
        <w:ind w:left="2160"/>
        <w:rPr>
          <w:sz w:val="20"/>
          <w:szCs w:val="20"/>
        </w:rPr>
      </w:pPr>
    </w:p>
    <w:p w:rsidR="009D2B95" w:rsidRDefault="008D549F" w14:paraId="62C25239"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 xml:space="preserve"> *:80&gt; </w:t>
      </w:r>
    </w:p>
    <w:p w:rsidR="009D2B95" w:rsidRDefault="008D549F" w14:paraId="62C2523A"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ServerAlias</w:t>
      </w:r>
      <w:proofErr w:type="spellEnd"/>
      <w:r>
        <w:rPr>
          <w:rFonts w:ascii="Courier New" w:hAnsi="Courier New" w:eastAsia="Courier New" w:cs="Courier New"/>
          <w:color w:val="0000FF"/>
          <w:sz w:val="18"/>
          <w:szCs w:val="18"/>
        </w:rPr>
        <w:t xml:space="preserve"> api.quantificationanalytics.org </w:t>
      </w:r>
    </w:p>
    <w:p w:rsidR="009D2B95" w:rsidRDefault="008D549F" w14:paraId="62C2523B"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ServerAdmin</w:t>
      </w:r>
      <w:proofErr w:type="spellEnd"/>
      <w:r>
        <w:rPr>
          <w:rFonts w:ascii="Courier New" w:hAnsi="Courier New" w:eastAsia="Courier New" w:cs="Courier New"/>
          <w:color w:val="0000FF"/>
          <w:sz w:val="18"/>
          <w:szCs w:val="18"/>
        </w:rPr>
        <w:t xml:space="preserve"> info@altius.cc </w:t>
      </w:r>
    </w:p>
    <w:p w:rsidR="009D2B95" w:rsidRDefault="008D549F" w14:paraId="62C2523C"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ErrorLog</w:t>
      </w:r>
      <w:proofErr w:type="spellEnd"/>
      <w:r>
        <w:rPr>
          <w:rFonts w:ascii="Courier New" w:hAnsi="Courier New" w:eastAsia="Courier New" w:cs="Courier New"/>
          <w:color w:val="0000FF"/>
          <w:sz w:val="18"/>
          <w:szCs w:val="18"/>
        </w:rPr>
        <w:t xml:space="preserve"> /var/log/apache2/qatapi_error.log </w:t>
      </w:r>
    </w:p>
    <w:p w:rsidR="009D2B95" w:rsidRDefault="008D549F" w14:paraId="62C2523D"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Possible values </w:t>
      </w:r>
      <w:proofErr w:type="gramStart"/>
      <w:r>
        <w:rPr>
          <w:rFonts w:ascii="Courier New" w:hAnsi="Courier New" w:eastAsia="Courier New" w:cs="Courier New"/>
          <w:color w:val="0000FF"/>
          <w:sz w:val="18"/>
          <w:szCs w:val="18"/>
        </w:rPr>
        <w:t>include:</w:t>
      </w:r>
      <w:proofErr w:type="gramEnd"/>
      <w:r>
        <w:rPr>
          <w:rFonts w:ascii="Courier New" w:hAnsi="Courier New" w:eastAsia="Courier New" w:cs="Courier New"/>
          <w:color w:val="0000FF"/>
          <w:sz w:val="18"/>
          <w:szCs w:val="18"/>
        </w:rPr>
        <w:t xml:space="preserve"> debug, info, notice, warn, error, crit, </w:t>
      </w:r>
    </w:p>
    <w:p w:rsidR="009D2B95" w:rsidRDefault="008D549F" w14:paraId="62C2523E"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alert, </w:t>
      </w:r>
      <w:proofErr w:type="spellStart"/>
      <w:r>
        <w:rPr>
          <w:rFonts w:ascii="Courier New" w:hAnsi="Courier New" w:eastAsia="Courier New" w:cs="Courier New"/>
          <w:color w:val="0000FF"/>
          <w:sz w:val="18"/>
          <w:szCs w:val="18"/>
        </w:rPr>
        <w:t>emerg</w:t>
      </w:r>
      <w:proofErr w:type="spellEnd"/>
      <w:r>
        <w:rPr>
          <w:rFonts w:ascii="Courier New" w:hAnsi="Courier New" w:eastAsia="Courier New" w:cs="Courier New"/>
          <w:color w:val="0000FF"/>
          <w:sz w:val="18"/>
          <w:szCs w:val="18"/>
        </w:rPr>
        <w:t xml:space="preserve">. </w:t>
      </w:r>
    </w:p>
    <w:p w:rsidR="009D2B95" w:rsidRDefault="008D549F" w14:paraId="62C2523F"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LogLevel</w:t>
      </w:r>
      <w:proofErr w:type="spellEnd"/>
      <w:r>
        <w:rPr>
          <w:rFonts w:ascii="Courier New" w:hAnsi="Courier New" w:eastAsia="Courier New" w:cs="Courier New"/>
          <w:color w:val="0000FF"/>
          <w:sz w:val="18"/>
          <w:szCs w:val="18"/>
        </w:rPr>
        <w:t xml:space="preserve"> warn </w:t>
      </w:r>
    </w:p>
    <w:p w:rsidR="009D2B95" w:rsidRDefault="008D549F" w14:paraId="62C25240"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RewriteEngine</w:t>
      </w:r>
      <w:proofErr w:type="spellEnd"/>
      <w:r>
        <w:rPr>
          <w:rFonts w:ascii="Courier New" w:hAnsi="Courier New" w:eastAsia="Courier New" w:cs="Courier New"/>
          <w:color w:val="0000FF"/>
          <w:sz w:val="18"/>
          <w:szCs w:val="18"/>
        </w:rPr>
        <w:t xml:space="preserve"> On</w:t>
      </w:r>
    </w:p>
    <w:p w:rsidR="009D2B95" w:rsidRDefault="008D549F" w14:paraId="62C25241"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RewriteRule</w:t>
      </w:r>
      <w:proofErr w:type="spellEnd"/>
      <w:r>
        <w:rPr>
          <w:rFonts w:ascii="Courier New" w:hAnsi="Courier New" w:eastAsia="Courier New" w:cs="Courier New"/>
          <w:color w:val="0000FF"/>
          <w:sz w:val="18"/>
          <w:szCs w:val="18"/>
        </w:rPr>
        <w:t xml:space="preserve"> </w:t>
      </w:r>
      <w:proofErr w:type="gramStart"/>
      <w:r>
        <w:rPr>
          <w:rFonts w:ascii="Courier New" w:hAnsi="Courier New" w:eastAsia="Courier New" w:cs="Courier New"/>
          <w:color w:val="0000FF"/>
          <w:sz w:val="18"/>
          <w:szCs w:val="18"/>
        </w:rPr>
        <w:t>(.*</w:t>
      </w:r>
      <w:proofErr w:type="gramEnd"/>
      <w:r>
        <w:rPr>
          <w:rFonts w:ascii="Courier New" w:hAnsi="Courier New" w:eastAsia="Courier New" w:cs="Courier New"/>
          <w:color w:val="0000FF"/>
          <w:sz w:val="18"/>
          <w:szCs w:val="18"/>
        </w:rPr>
        <w:t>) https://%{HTTP_HOST}%{REQUEST_URI}</w:t>
      </w:r>
    </w:p>
    <w:p w:rsidR="009D2B95" w:rsidRDefault="008D549F" w14:paraId="62C25242"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CustomLog</w:t>
      </w:r>
      <w:proofErr w:type="spellEnd"/>
      <w:r>
        <w:rPr>
          <w:rFonts w:ascii="Courier New" w:hAnsi="Courier New" w:eastAsia="Courier New" w:cs="Courier New"/>
          <w:color w:val="0000FF"/>
          <w:sz w:val="18"/>
          <w:szCs w:val="18"/>
        </w:rPr>
        <w:t xml:space="preserve"> /var/log/apache2/qatapi_access.log combined </w:t>
      </w:r>
    </w:p>
    <w:p w:rsidR="009D2B95" w:rsidRDefault="008D549F" w14:paraId="62C25243"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&gt;</w:t>
      </w:r>
    </w:p>
    <w:p w:rsidR="009D2B95" w:rsidRDefault="009D2B95" w14:paraId="62C25244" w14:textId="77777777">
      <w:pPr>
        <w:ind w:left="2160"/>
        <w:rPr>
          <w:rFonts w:ascii="Courier New" w:hAnsi="Courier New" w:eastAsia="Courier New" w:cs="Courier New"/>
          <w:color w:val="0000FF"/>
          <w:sz w:val="18"/>
          <w:szCs w:val="18"/>
        </w:rPr>
      </w:pPr>
    </w:p>
    <w:p w:rsidR="009D2B95" w:rsidRDefault="008D549F" w14:paraId="62C25245"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 xml:space="preserve"> *:443&gt;</w:t>
      </w:r>
    </w:p>
    <w:p w:rsidR="009D2B95" w:rsidRDefault="008D549F" w14:paraId="62C25246"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ServerAlias</w:t>
      </w:r>
      <w:proofErr w:type="spellEnd"/>
      <w:r>
        <w:rPr>
          <w:rFonts w:ascii="Courier New" w:hAnsi="Courier New" w:eastAsia="Courier New" w:cs="Courier New"/>
          <w:color w:val="0000FF"/>
          <w:sz w:val="18"/>
          <w:szCs w:val="18"/>
        </w:rPr>
        <w:t xml:space="preserve"> api.quantificationanalytics.o</w:t>
      </w:r>
      <w:r>
        <w:rPr>
          <w:rFonts w:ascii="Courier New" w:hAnsi="Courier New" w:eastAsia="Courier New" w:cs="Courier New"/>
          <w:color w:val="0000FF"/>
          <w:sz w:val="18"/>
          <w:szCs w:val="18"/>
        </w:rPr>
        <w:t>rg</w:t>
      </w:r>
    </w:p>
    <w:p w:rsidR="009D2B95" w:rsidRDefault="008D549F" w14:paraId="62C25247"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ServerAdmin</w:t>
      </w:r>
      <w:proofErr w:type="spellEnd"/>
      <w:r>
        <w:rPr>
          <w:rFonts w:ascii="Courier New" w:hAnsi="Courier New" w:eastAsia="Courier New" w:cs="Courier New"/>
          <w:color w:val="0000FF"/>
          <w:sz w:val="18"/>
          <w:szCs w:val="18"/>
        </w:rPr>
        <w:t xml:space="preserve"> info@altius.cc</w:t>
      </w:r>
    </w:p>
    <w:p w:rsidR="009D2B95" w:rsidRDefault="008D549F" w14:paraId="62C25248"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ErrorLog</w:t>
      </w:r>
      <w:proofErr w:type="spellEnd"/>
      <w:r>
        <w:rPr>
          <w:rFonts w:ascii="Courier New" w:hAnsi="Courier New" w:eastAsia="Courier New" w:cs="Courier New"/>
          <w:color w:val="0000FF"/>
          <w:sz w:val="18"/>
          <w:szCs w:val="18"/>
        </w:rPr>
        <w:t xml:space="preserve"> /var/log/apache2/qatapi_error.log</w:t>
      </w:r>
    </w:p>
    <w:p w:rsidR="009D2B95" w:rsidRDefault="008D549F" w14:paraId="62C25249"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Possible values </w:t>
      </w:r>
      <w:proofErr w:type="gramStart"/>
      <w:r>
        <w:rPr>
          <w:rFonts w:ascii="Courier New" w:hAnsi="Courier New" w:eastAsia="Courier New" w:cs="Courier New"/>
          <w:color w:val="0000FF"/>
          <w:sz w:val="18"/>
          <w:szCs w:val="18"/>
        </w:rPr>
        <w:t>include:</w:t>
      </w:r>
      <w:proofErr w:type="gramEnd"/>
      <w:r>
        <w:rPr>
          <w:rFonts w:ascii="Courier New" w:hAnsi="Courier New" w:eastAsia="Courier New" w:cs="Courier New"/>
          <w:color w:val="0000FF"/>
          <w:sz w:val="18"/>
          <w:szCs w:val="18"/>
        </w:rPr>
        <w:t xml:space="preserve"> debug, info, notice, warn, error, crit,</w:t>
      </w:r>
    </w:p>
    <w:p w:rsidR="009D2B95" w:rsidRDefault="008D549F" w14:paraId="62C2524A"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 alert, </w:t>
      </w:r>
      <w:proofErr w:type="spellStart"/>
      <w:r>
        <w:rPr>
          <w:rFonts w:ascii="Courier New" w:hAnsi="Courier New" w:eastAsia="Courier New" w:cs="Courier New"/>
          <w:color w:val="0000FF"/>
          <w:sz w:val="18"/>
          <w:szCs w:val="18"/>
        </w:rPr>
        <w:t>emerg</w:t>
      </w:r>
      <w:proofErr w:type="spellEnd"/>
      <w:r>
        <w:rPr>
          <w:rFonts w:ascii="Courier New" w:hAnsi="Courier New" w:eastAsia="Courier New" w:cs="Courier New"/>
          <w:color w:val="0000FF"/>
          <w:sz w:val="18"/>
          <w:szCs w:val="18"/>
        </w:rPr>
        <w:t>.</w:t>
      </w:r>
    </w:p>
    <w:p w:rsidR="009D2B95" w:rsidRDefault="008D549F" w14:paraId="62C2524B"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LogLevel</w:t>
      </w:r>
      <w:proofErr w:type="spellEnd"/>
      <w:r>
        <w:rPr>
          <w:rFonts w:ascii="Courier New" w:hAnsi="Courier New" w:eastAsia="Courier New" w:cs="Courier New"/>
          <w:color w:val="0000FF"/>
          <w:sz w:val="18"/>
          <w:szCs w:val="18"/>
        </w:rPr>
        <w:t xml:space="preserve"> warn</w:t>
      </w:r>
    </w:p>
    <w:p w:rsidR="009D2B95" w:rsidRDefault="008D549F" w14:paraId="62C2524C"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CustomLog</w:t>
      </w:r>
      <w:proofErr w:type="spellEnd"/>
      <w:r>
        <w:rPr>
          <w:rFonts w:ascii="Courier New" w:hAnsi="Courier New" w:eastAsia="Courier New" w:cs="Courier New"/>
          <w:color w:val="0000FF"/>
          <w:sz w:val="18"/>
          <w:szCs w:val="18"/>
        </w:rPr>
        <w:t xml:space="preserve"> /var/log/apache2/qatapi_acce</w:t>
      </w:r>
      <w:r>
        <w:rPr>
          <w:rFonts w:ascii="Courier New" w:hAnsi="Courier New" w:eastAsia="Courier New" w:cs="Courier New"/>
          <w:color w:val="0000FF"/>
          <w:sz w:val="18"/>
          <w:szCs w:val="18"/>
        </w:rPr>
        <w:t>ss.log combined</w:t>
      </w:r>
    </w:p>
    <w:p w:rsidR="009D2B95" w:rsidRDefault="008D549F" w14:paraId="62C2524D"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ProxyRequests</w:t>
      </w:r>
      <w:proofErr w:type="spellEnd"/>
      <w:r>
        <w:rPr>
          <w:rFonts w:ascii="Courier New" w:hAnsi="Courier New" w:eastAsia="Courier New" w:cs="Courier New"/>
          <w:color w:val="0000FF"/>
          <w:sz w:val="18"/>
          <w:szCs w:val="18"/>
        </w:rPr>
        <w:t xml:space="preserve"> Off</w:t>
      </w:r>
    </w:p>
    <w:p w:rsidR="009D2B95" w:rsidRDefault="008D549F" w14:paraId="62C2524E"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ProxyPreserveHost</w:t>
      </w:r>
      <w:proofErr w:type="spellEnd"/>
      <w:r>
        <w:rPr>
          <w:rFonts w:ascii="Courier New" w:hAnsi="Courier New" w:eastAsia="Courier New" w:cs="Courier New"/>
          <w:color w:val="0000FF"/>
          <w:sz w:val="18"/>
          <w:szCs w:val="18"/>
        </w:rPr>
        <w:t xml:space="preserve"> On</w:t>
      </w:r>
    </w:p>
    <w:p w:rsidR="009D2B95" w:rsidRDefault="008D549F" w14:paraId="62C2524F"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ProxyPass</w:t>
      </w:r>
      <w:proofErr w:type="spellEnd"/>
      <w:r>
        <w:rPr>
          <w:rFonts w:ascii="Courier New" w:hAnsi="Courier New" w:eastAsia="Courier New" w:cs="Courier New"/>
          <w:color w:val="0000FF"/>
          <w:sz w:val="18"/>
          <w:szCs w:val="18"/>
        </w:rPr>
        <w:t xml:space="preserve"> / ajp://localhost:8109/</w:t>
      </w:r>
    </w:p>
    <w:p w:rsidR="009D2B95" w:rsidRDefault="008D549F" w14:paraId="62C25250"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SSLEngine</w:t>
      </w:r>
      <w:proofErr w:type="spellEnd"/>
      <w:r>
        <w:rPr>
          <w:rFonts w:ascii="Courier New" w:hAnsi="Courier New" w:eastAsia="Courier New" w:cs="Courier New"/>
          <w:color w:val="0000FF"/>
          <w:sz w:val="18"/>
          <w:szCs w:val="18"/>
        </w:rPr>
        <w:t xml:space="preserve"> On</w:t>
      </w:r>
    </w:p>
    <w:p w:rsidR="009D2B95" w:rsidRDefault="008D549F" w14:paraId="62C25251"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SSLCertificateFile</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/API.QUANTIFICATIONANALYTICS.ORG.crt</w:t>
      </w:r>
    </w:p>
    <w:p w:rsidR="009D2B95" w:rsidRDefault="008D549F" w14:paraId="62C25252"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SSLCertificateKeyFile</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/api.quantificationanalytics.org.txt</w:t>
      </w:r>
    </w:p>
    <w:p w:rsidR="009D2B95" w:rsidRDefault="008D549F" w14:paraId="62C25253"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SSLCertificateChainFile</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/apache2/</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/DV_USERTrustRSACertificationAuthority.crt</w:t>
      </w:r>
    </w:p>
    <w:p w:rsidR="009D2B95" w:rsidRDefault="008D549F" w14:paraId="62C25254"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SetEnvIf</w:t>
      </w:r>
      <w:proofErr w:type="spellEnd"/>
      <w:r>
        <w:rPr>
          <w:rFonts w:ascii="Courier New" w:hAnsi="Courier New" w:eastAsia="Courier New" w:cs="Courier New"/>
          <w:color w:val="0000FF"/>
          <w:sz w:val="18"/>
          <w:szCs w:val="18"/>
        </w:rPr>
        <w:t xml:space="preserve"> User-Agent </w:t>
      </w:r>
      <w:proofErr w:type="gramStart"/>
      <w:r>
        <w:rPr>
          <w:rFonts w:ascii="Courier New" w:hAnsi="Courier New" w:eastAsia="Courier New" w:cs="Courier New"/>
          <w:color w:val="0000FF"/>
          <w:sz w:val="18"/>
          <w:szCs w:val="18"/>
        </w:rPr>
        <w:t>".*</w:t>
      </w:r>
      <w:proofErr w:type="gramEnd"/>
      <w:r>
        <w:rPr>
          <w:rFonts w:ascii="Courier New" w:hAnsi="Courier New" w:eastAsia="Courier New" w:cs="Courier New"/>
          <w:color w:val="0000FF"/>
          <w:sz w:val="18"/>
          <w:szCs w:val="18"/>
        </w:rPr>
        <w:t xml:space="preserve">MSIE.*" </w:t>
      </w:r>
      <w:proofErr w:type="spellStart"/>
      <w:r>
        <w:rPr>
          <w:rFonts w:ascii="Courier New" w:hAnsi="Courier New" w:eastAsia="Courier New" w:cs="Courier New"/>
          <w:color w:val="0000FF"/>
          <w:sz w:val="18"/>
          <w:szCs w:val="18"/>
        </w:rPr>
        <w:t>nokeepalive</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ssl</w:t>
      </w:r>
      <w:proofErr w:type="spellEnd"/>
      <w:r>
        <w:rPr>
          <w:rFonts w:ascii="Courier New" w:hAnsi="Courier New" w:eastAsia="Courier New" w:cs="Courier New"/>
          <w:color w:val="0000FF"/>
          <w:sz w:val="18"/>
          <w:szCs w:val="18"/>
        </w:rPr>
        <w:t>-unclean-shutdown</w:t>
      </w:r>
    </w:p>
    <w:p w:rsidR="009D2B95" w:rsidRDefault="008D549F" w14:paraId="62C25255" w14:textId="77777777">
      <w:pPr>
        <w:ind w:left="2160"/>
        <w:rPr>
          <w:rFonts w:ascii="Courier New" w:hAnsi="Courier New" w:eastAsia="Courier New" w:cs="Courier New"/>
          <w:color w:val="0000FF"/>
          <w:sz w:val="18"/>
          <w:szCs w:val="18"/>
        </w:rPr>
      </w:pPr>
      <w:r>
        <w:rPr>
          <w:rFonts w:ascii="Courier New" w:hAnsi="Courier New" w:eastAsia="Courier New" w:cs="Courier New"/>
          <w:color w:val="0000FF"/>
          <w:sz w:val="18"/>
          <w:szCs w:val="18"/>
        </w:rPr>
        <w:t>&lt;/</w:t>
      </w:r>
      <w:proofErr w:type="spellStart"/>
      <w:r>
        <w:rPr>
          <w:rFonts w:ascii="Courier New" w:hAnsi="Courier New" w:eastAsia="Courier New" w:cs="Courier New"/>
          <w:color w:val="0000FF"/>
          <w:sz w:val="18"/>
          <w:szCs w:val="18"/>
        </w:rPr>
        <w:t>VirtualHost</w:t>
      </w:r>
      <w:proofErr w:type="spellEnd"/>
      <w:r>
        <w:rPr>
          <w:rFonts w:ascii="Courier New" w:hAnsi="Courier New" w:eastAsia="Courier New" w:cs="Courier New"/>
          <w:color w:val="0000FF"/>
          <w:sz w:val="18"/>
          <w:szCs w:val="18"/>
        </w:rPr>
        <w:t>&gt;</w:t>
      </w:r>
    </w:p>
    <w:p w:rsidR="009D2B95" w:rsidRDefault="009D2B95" w14:paraId="62C25256" w14:textId="77777777">
      <w:pPr>
        <w:ind w:left="2160"/>
        <w:rPr>
          <w:sz w:val="20"/>
          <w:szCs w:val="20"/>
        </w:rPr>
      </w:pPr>
    </w:p>
    <w:p w:rsidR="009D2B95" w:rsidRDefault="008D549F" w14:paraId="62C25257" w14:textId="77777777">
      <w:pPr>
        <w:ind w:left="2160"/>
        <w:rPr>
          <w:sz w:val="20"/>
          <w:szCs w:val="20"/>
        </w:rPr>
      </w:pPr>
      <w:r>
        <w:rPr>
          <w:sz w:val="20"/>
          <w:szCs w:val="20"/>
        </w:rPr>
        <w:lastRenderedPageBreak/>
        <w:t xml:space="preserve">To enable the modules required for Apache to work execute the following </w:t>
      </w:r>
    </w:p>
    <w:p w:rsidR="009D2B95" w:rsidRDefault="008D549F" w14:paraId="62C25258" w14:textId="77777777">
      <w:pPr>
        <w:ind w:left="216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sudo</w:t>
      </w:r>
      <w:proofErr w:type="spellEnd"/>
      <w:r>
        <w:rPr>
          <w:rFonts w:ascii="Courier New" w:hAnsi="Courier New" w:eastAsia="Courier New" w:cs="Courier New"/>
          <w:color w:val="0000FF"/>
          <w:sz w:val="18"/>
          <w:szCs w:val="18"/>
        </w:rPr>
        <w:t xml:space="preserve"> a2enmod proxy </w:t>
      </w:r>
      <w:proofErr w:type="spellStart"/>
      <w:r>
        <w:rPr>
          <w:rFonts w:ascii="Courier New" w:hAnsi="Courier New" w:eastAsia="Courier New" w:cs="Courier New"/>
          <w:color w:val="0000FF"/>
          <w:sz w:val="18"/>
          <w:szCs w:val="18"/>
        </w:rPr>
        <w:t>proxy_ajp</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proxy_http</w:t>
      </w:r>
      <w:proofErr w:type="spellEnd"/>
      <w:r>
        <w:rPr>
          <w:rFonts w:ascii="Courier New" w:hAnsi="Courier New" w:eastAsia="Courier New" w:cs="Courier New"/>
          <w:color w:val="0000FF"/>
          <w:sz w:val="18"/>
          <w:szCs w:val="18"/>
        </w:rPr>
        <w:t xml:space="preserve"> rewrite </w:t>
      </w:r>
      <w:proofErr w:type="spellStart"/>
      <w:r>
        <w:rPr>
          <w:rFonts w:ascii="Courier New" w:hAnsi="Courier New" w:eastAsia="Courier New" w:cs="Courier New"/>
          <w:color w:val="0000FF"/>
          <w:sz w:val="18"/>
          <w:szCs w:val="18"/>
        </w:rPr>
        <w:t>ssl</w:t>
      </w:r>
      <w:proofErr w:type="spellEnd"/>
    </w:p>
    <w:p w:rsidR="009D2B95" w:rsidRDefault="009D2B95" w14:paraId="62C25259" w14:textId="77777777">
      <w:pPr>
        <w:ind w:left="2160"/>
        <w:rPr>
          <w:sz w:val="20"/>
          <w:szCs w:val="20"/>
        </w:rPr>
      </w:pPr>
    </w:p>
    <w:p w:rsidR="009D2B95" w:rsidRDefault="008D549F" w14:paraId="62C2525A" w14:textId="77777777">
      <w:pPr>
        <w:ind w:left="2160"/>
        <w:rPr>
          <w:sz w:val="20"/>
          <w:szCs w:val="20"/>
        </w:rPr>
      </w:pPr>
      <w:r>
        <w:rPr>
          <w:sz w:val="20"/>
          <w:szCs w:val="20"/>
        </w:rPr>
        <w:t xml:space="preserve">To </w:t>
      </w:r>
      <w:proofErr w:type="gramStart"/>
      <w:r>
        <w:rPr>
          <w:sz w:val="20"/>
          <w:szCs w:val="20"/>
        </w:rPr>
        <w:t>enabled</w:t>
      </w:r>
      <w:proofErr w:type="gramEnd"/>
      <w:r>
        <w:rPr>
          <w:sz w:val="20"/>
          <w:szCs w:val="20"/>
        </w:rPr>
        <w:t xml:space="preserve"> the sites you need to run the fol</w:t>
      </w:r>
      <w:r>
        <w:rPr>
          <w:sz w:val="20"/>
          <w:szCs w:val="20"/>
        </w:rPr>
        <w:t>lowing command</w:t>
      </w:r>
    </w:p>
    <w:p w:rsidR="009D2B95" w:rsidRDefault="008D549F" w14:paraId="62C2525B" w14:textId="77777777">
      <w:pPr>
        <w:ind w:left="216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sudo</w:t>
      </w:r>
      <w:proofErr w:type="spellEnd"/>
      <w:r>
        <w:rPr>
          <w:rFonts w:ascii="Courier New" w:hAnsi="Courier New" w:eastAsia="Courier New" w:cs="Courier New"/>
          <w:color w:val="0000FF"/>
          <w:sz w:val="18"/>
          <w:szCs w:val="18"/>
        </w:rPr>
        <w:t xml:space="preserve"> a2ensite </w:t>
      </w:r>
      <w:hyperlink r:id="rId15">
        <w:r>
          <w:rPr>
            <w:rFonts w:ascii="Courier New" w:hAnsi="Courier New" w:eastAsia="Courier New" w:cs="Courier New"/>
            <w:color w:val="1155CC"/>
            <w:sz w:val="18"/>
            <w:szCs w:val="18"/>
            <w:u w:val="single"/>
          </w:rPr>
          <w:t>www.quantificationanalytics.org.conf</w:t>
        </w:r>
      </w:hyperlink>
    </w:p>
    <w:p w:rsidR="009D2B95" w:rsidRDefault="008D549F" w14:paraId="62C2525C" w14:textId="77777777">
      <w:pPr>
        <w:ind w:left="216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sudo</w:t>
      </w:r>
      <w:proofErr w:type="spellEnd"/>
      <w:r>
        <w:rPr>
          <w:rFonts w:ascii="Courier New" w:hAnsi="Courier New" w:eastAsia="Courier New" w:cs="Courier New"/>
          <w:color w:val="0000FF"/>
          <w:sz w:val="18"/>
          <w:szCs w:val="18"/>
        </w:rPr>
        <w:t xml:space="preserve"> a2ensite </w:t>
      </w:r>
      <w:proofErr w:type="spellStart"/>
      <w:r>
        <w:rPr>
          <w:rFonts w:ascii="Courier New" w:hAnsi="Courier New" w:eastAsia="Courier New" w:cs="Courier New"/>
          <w:color w:val="0000FF"/>
          <w:sz w:val="18"/>
          <w:szCs w:val="18"/>
        </w:rPr>
        <w:t>api.quantificationanalytics.org.conf</w:t>
      </w:r>
      <w:proofErr w:type="spellEnd"/>
    </w:p>
    <w:p w:rsidR="009D2B95" w:rsidRDefault="008D549F" w14:paraId="62C2525D" w14:textId="77777777">
      <w:pPr>
        <w:ind w:left="2160"/>
        <w:rPr>
          <w:sz w:val="20"/>
          <w:szCs w:val="20"/>
        </w:rPr>
      </w:pPr>
      <w:r>
        <w:rPr>
          <w:sz w:val="20"/>
          <w:szCs w:val="20"/>
        </w:rPr>
        <w:t>To restart the apache2 service and activate your new settings run the following command.</w:t>
      </w:r>
    </w:p>
    <w:p w:rsidR="009D2B95" w:rsidRDefault="008D549F" w14:paraId="62C2525E" w14:textId="77777777">
      <w:pPr>
        <w:ind w:left="2160"/>
        <w:rPr>
          <w:sz w:val="20"/>
          <w:szCs w:val="20"/>
        </w:rPr>
      </w:pPr>
      <w:proofErr w:type="spellStart"/>
      <w:r>
        <w:rPr>
          <w:rFonts w:ascii="Courier New" w:hAnsi="Courier New" w:eastAsia="Courier New" w:cs="Courier New"/>
          <w:color w:val="0000FF"/>
          <w:sz w:val="18"/>
          <w:szCs w:val="18"/>
        </w:rPr>
        <w:t>sudo</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systemctl</w:t>
      </w:r>
      <w:proofErr w:type="spellEnd"/>
      <w:r>
        <w:rPr>
          <w:rFonts w:ascii="Courier New" w:hAnsi="Courier New" w:eastAsia="Courier New" w:cs="Courier New"/>
          <w:color w:val="0000FF"/>
          <w:sz w:val="18"/>
          <w:szCs w:val="18"/>
        </w:rPr>
        <w:t xml:space="preserve"> restart apache2.service</w:t>
      </w:r>
    </w:p>
    <w:p w:rsidR="009D2B95" w:rsidRDefault="008D549F" w14:paraId="62C2525F" w14:textId="77777777">
      <w:pPr>
        <w:numPr>
          <w:ilvl w:val="1"/>
          <w:numId w:val="3"/>
        </w:numPr>
        <w:rPr>
          <w:sz w:val="20"/>
          <w:szCs w:val="20"/>
        </w:rPr>
      </w:pPr>
      <w:r>
        <w:rPr>
          <w:sz w:val="20"/>
          <w:szCs w:val="20"/>
        </w:rPr>
        <w:t>Node JS and PM2</w:t>
      </w:r>
    </w:p>
    <w:p w:rsidR="009D2B95" w:rsidRDefault="008D549F" w14:paraId="62C25260" w14:textId="77777777">
      <w:pPr>
        <w:numPr>
          <w:ilvl w:val="1"/>
          <w:numId w:val="3"/>
        </w:numPr>
        <w:rPr>
          <w:sz w:val="20"/>
          <w:szCs w:val="20"/>
        </w:rPr>
      </w:pPr>
      <w:r>
        <w:rPr>
          <w:sz w:val="20"/>
          <w:szCs w:val="20"/>
        </w:rPr>
        <w:t>API Application</w:t>
      </w:r>
    </w:p>
    <w:p w:rsidR="009D2B95" w:rsidRDefault="008D549F" w14:paraId="62C25261" w14:textId="77777777">
      <w:pPr>
        <w:ind w:left="1440"/>
        <w:rPr>
          <w:sz w:val="20"/>
          <w:szCs w:val="20"/>
        </w:rPr>
      </w:pPr>
      <w:r>
        <w:rPr>
          <w:sz w:val="20"/>
          <w:szCs w:val="20"/>
        </w:rPr>
        <w:t xml:space="preserve">To Install the application and run it on the Server download the compiled </w:t>
      </w:r>
      <w:proofErr w:type="spellStart"/>
      <w:r>
        <w:rPr>
          <w:sz w:val="20"/>
          <w:szCs w:val="20"/>
        </w:rPr>
        <w:t>QAT.war</w:t>
      </w:r>
      <w:proofErr w:type="spellEnd"/>
      <w:r>
        <w:rPr>
          <w:sz w:val="20"/>
          <w:szCs w:val="20"/>
        </w:rPr>
        <w:t xml:space="preserve"> file on to the</w:t>
      </w:r>
      <w:r>
        <w:rPr>
          <w:sz w:val="20"/>
          <w:szCs w:val="20"/>
        </w:rPr>
        <w:t xml:space="preserve"> Server </w:t>
      </w:r>
      <w:r>
        <w:rPr>
          <w:rFonts w:ascii="Courier New" w:hAnsi="Courier New" w:eastAsia="Courier New" w:cs="Courier New"/>
          <w:color w:val="0000FF"/>
          <w:sz w:val="18"/>
          <w:szCs w:val="18"/>
        </w:rPr>
        <w:t>/home/ubuntu/</w:t>
      </w:r>
      <w:proofErr w:type="spellStart"/>
      <w:r>
        <w:rPr>
          <w:rFonts w:ascii="Courier New" w:hAnsi="Courier New" w:eastAsia="Courier New" w:cs="Courier New"/>
          <w:color w:val="0000FF"/>
          <w:sz w:val="18"/>
          <w:szCs w:val="18"/>
        </w:rPr>
        <w:t>qatApi</w:t>
      </w:r>
      <w:proofErr w:type="spellEnd"/>
      <w:r>
        <w:rPr>
          <w:sz w:val="20"/>
          <w:szCs w:val="20"/>
        </w:rPr>
        <w:t xml:space="preserve"> folder</w:t>
      </w:r>
    </w:p>
    <w:p w:rsidR="009D2B95" w:rsidRDefault="008D549F" w14:paraId="62C25262" w14:textId="77777777">
      <w:pPr>
        <w:ind w:left="1440"/>
        <w:rPr>
          <w:sz w:val="20"/>
          <w:szCs w:val="20"/>
        </w:rPr>
      </w:pPr>
      <w:r>
        <w:rPr>
          <w:sz w:val="20"/>
          <w:szCs w:val="20"/>
        </w:rPr>
        <w:t xml:space="preserve">Make sure the </w:t>
      </w:r>
      <w:proofErr w:type="spellStart"/>
      <w:r>
        <w:rPr>
          <w:sz w:val="20"/>
          <w:szCs w:val="20"/>
        </w:rPr>
        <w:t>QAT.war</w:t>
      </w:r>
      <w:proofErr w:type="spellEnd"/>
      <w:r>
        <w:rPr>
          <w:sz w:val="20"/>
          <w:szCs w:val="20"/>
        </w:rPr>
        <w:t xml:space="preserve"> file is executable</w:t>
      </w:r>
    </w:p>
    <w:p w:rsidR="009D2B95" w:rsidRDefault="008D549F" w14:paraId="62C25263" w14:textId="77777777">
      <w:pPr>
        <w:ind w:left="1440"/>
        <w:rPr>
          <w:sz w:val="20"/>
          <w:szCs w:val="20"/>
        </w:rPr>
      </w:pPr>
      <w:r>
        <w:rPr>
          <w:sz w:val="20"/>
          <w:szCs w:val="20"/>
        </w:rPr>
        <w:t xml:space="preserve">Create a service file in the </w:t>
      </w:r>
      <w:r>
        <w:rPr>
          <w:rFonts w:ascii="Courier New" w:hAnsi="Courier New" w:eastAsia="Courier New" w:cs="Courier New"/>
          <w:color w:val="0000FF"/>
          <w:sz w:val="18"/>
          <w:szCs w:val="18"/>
        </w:rPr>
        <w:t>/</w:t>
      </w:r>
      <w:proofErr w:type="spellStart"/>
      <w:r>
        <w:rPr>
          <w:rFonts w:ascii="Courier New" w:hAnsi="Courier New" w:eastAsia="Courier New" w:cs="Courier New"/>
          <w:color w:val="0000FF"/>
          <w:sz w:val="18"/>
          <w:szCs w:val="18"/>
        </w:rPr>
        <w:t>etc</w:t>
      </w:r>
      <w:proofErr w:type="spellEnd"/>
      <w:r>
        <w:rPr>
          <w:rFonts w:ascii="Courier New" w:hAnsi="Courier New" w:eastAsia="Courier New" w:cs="Courier New"/>
          <w:color w:val="0000FF"/>
          <w:sz w:val="18"/>
          <w:szCs w:val="18"/>
        </w:rPr>
        <w:t>/</w:t>
      </w:r>
      <w:proofErr w:type="spellStart"/>
      <w:r>
        <w:rPr>
          <w:rFonts w:ascii="Courier New" w:hAnsi="Courier New" w:eastAsia="Courier New" w:cs="Courier New"/>
          <w:color w:val="0000FF"/>
          <w:sz w:val="18"/>
          <w:szCs w:val="18"/>
        </w:rPr>
        <w:t>systemd</w:t>
      </w:r>
      <w:proofErr w:type="spellEnd"/>
      <w:r>
        <w:rPr>
          <w:rFonts w:ascii="Courier New" w:hAnsi="Courier New" w:eastAsia="Courier New" w:cs="Courier New"/>
          <w:color w:val="0000FF"/>
          <w:sz w:val="18"/>
          <w:szCs w:val="18"/>
        </w:rPr>
        <w:t>/system/</w:t>
      </w:r>
      <w:proofErr w:type="spellStart"/>
      <w:r>
        <w:rPr>
          <w:rFonts w:ascii="Courier New" w:hAnsi="Courier New" w:eastAsia="Courier New" w:cs="Courier New"/>
          <w:color w:val="0000FF"/>
          <w:sz w:val="18"/>
          <w:szCs w:val="18"/>
        </w:rPr>
        <w:t>QATAPI.service</w:t>
      </w:r>
      <w:proofErr w:type="spellEnd"/>
      <w:r>
        <w:rPr>
          <w:sz w:val="20"/>
          <w:szCs w:val="20"/>
        </w:rPr>
        <w:t xml:space="preserve"> with the following content</w:t>
      </w:r>
    </w:p>
    <w:p w:rsidR="009D2B95" w:rsidRDefault="008D549F" w14:paraId="62C25264"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[Unit]</w:t>
      </w:r>
    </w:p>
    <w:p w:rsidR="009D2B95" w:rsidRDefault="008D549F" w14:paraId="62C25265"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Description=QAT API</w:t>
      </w:r>
    </w:p>
    <w:p w:rsidR="009D2B95" w:rsidRDefault="008D549F" w14:paraId="62C25266"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[Service]</w:t>
      </w:r>
    </w:p>
    <w:p w:rsidR="009D2B95" w:rsidRDefault="008D549F" w14:paraId="62C25267"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User=nobody</w:t>
      </w:r>
    </w:p>
    <w:p w:rsidR="009D2B95" w:rsidRDefault="008D549F" w14:paraId="62C25268"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The configuration file </w:t>
      </w:r>
      <w:proofErr w:type="spellStart"/>
      <w:proofErr w:type="gramStart"/>
      <w:r>
        <w:rPr>
          <w:rFonts w:ascii="Courier New" w:hAnsi="Courier New" w:eastAsia="Courier New" w:cs="Courier New"/>
          <w:color w:val="0000FF"/>
          <w:sz w:val="18"/>
          <w:szCs w:val="18"/>
        </w:rPr>
        <w:t>application.properties</w:t>
      </w:r>
      <w:proofErr w:type="spellEnd"/>
      <w:proofErr w:type="gramEnd"/>
      <w:r>
        <w:rPr>
          <w:rFonts w:ascii="Courier New" w:hAnsi="Courier New" w:eastAsia="Courier New" w:cs="Courier New"/>
          <w:color w:val="0000FF"/>
          <w:sz w:val="18"/>
          <w:szCs w:val="18"/>
        </w:rPr>
        <w:t xml:space="preserve"> should be here:</w:t>
      </w:r>
    </w:p>
    <w:p w:rsidR="009D2B95" w:rsidRDefault="008D549F" w14:paraId="62C25269"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WorkingDirectory</w:t>
      </w:r>
      <w:proofErr w:type="spellEnd"/>
      <w:r>
        <w:rPr>
          <w:rFonts w:ascii="Courier New" w:hAnsi="Courier New" w:eastAsia="Courier New" w:cs="Courier New"/>
          <w:color w:val="0000FF"/>
          <w:sz w:val="18"/>
          <w:szCs w:val="18"/>
        </w:rPr>
        <w:t>=/home/ubuntu/</w:t>
      </w:r>
      <w:proofErr w:type="spellStart"/>
      <w:r>
        <w:rPr>
          <w:rFonts w:ascii="Courier New" w:hAnsi="Courier New" w:eastAsia="Courier New" w:cs="Courier New"/>
          <w:color w:val="0000FF"/>
          <w:sz w:val="18"/>
          <w:szCs w:val="18"/>
        </w:rPr>
        <w:t>qatApi</w:t>
      </w:r>
      <w:proofErr w:type="spellEnd"/>
    </w:p>
    <w:p w:rsidR="009D2B95" w:rsidRDefault="008D549F" w14:paraId="62C2526A"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ExecStart</w:t>
      </w:r>
      <w:proofErr w:type="spellEnd"/>
      <w:r>
        <w:rPr>
          <w:rFonts w:ascii="Courier New" w:hAnsi="Courier New" w:eastAsia="Courier New" w:cs="Courier New"/>
          <w:color w:val="0000FF"/>
          <w:sz w:val="18"/>
          <w:szCs w:val="18"/>
        </w:rPr>
        <w:t>=/</w:t>
      </w:r>
      <w:proofErr w:type="spellStart"/>
      <w:r>
        <w:rPr>
          <w:rFonts w:ascii="Courier New" w:hAnsi="Courier New" w:eastAsia="Courier New" w:cs="Courier New"/>
          <w:color w:val="0000FF"/>
          <w:sz w:val="18"/>
          <w:szCs w:val="18"/>
        </w:rPr>
        <w:t>usr</w:t>
      </w:r>
      <w:proofErr w:type="spellEnd"/>
      <w:r>
        <w:rPr>
          <w:rFonts w:ascii="Courier New" w:hAnsi="Courier New" w:eastAsia="Courier New" w:cs="Courier New"/>
          <w:color w:val="0000FF"/>
          <w:sz w:val="18"/>
          <w:szCs w:val="18"/>
        </w:rPr>
        <w:t>/bin/java -Xmx256m -jar QATAPI.jar</w:t>
      </w:r>
    </w:p>
    <w:p w:rsidR="009D2B95" w:rsidRDefault="008D549F" w14:paraId="62C2526B"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SuccessExitStatus</w:t>
      </w:r>
      <w:proofErr w:type="spellEnd"/>
      <w:r>
        <w:rPr>
          <w:rFonts w:ascii="Courier New" w:hAnsi="Courier New" w:eastAsia="Courier New" w:cs="Courier New"/>
          <w:color w:val="0000FF"/>
          <w:sz w:val="18"/>
          <w:szCs w:val="18"/>
        </w:rPr>
        <w:t>=143</w:t>
      </w:r>
    </w:p>
    <w:p w:rsidR="009D2B95" w:rsidRDefault="008D549F" w14:paraId="62C2526C"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TimeoutStopSec</w:t>
      </w:r>
      <w:proofErr w:type="spellEnd"/>
      <w:r>
        <w:rPr>
          <w:rFonts w:ascii="Courier New" w:hAnsi="Courier New" w:eastAsia="Courier New" w:cs="Courier New"/>
          <w:color w:val="0000FF"/>
          <w:sz w:val="18"/>
          <w:szCs w:val="18"/>
        </w:rPr>
        <w:t>=10</w:t>
      </w:r>
    </w:p>
    <w:p w:rsidR="009D2B95" w:rsidRDefault="008D549F" w14:paraId="62C2526D"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 Restart=on-failure</w:t>
      </w:r>
    </w:p>
    <w:p w:rsidR="009D2B95" w:rsidRDefault="008D549F" w14:paraId="62C2526E"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RestartSec</w:t>
      </w:r>
      <w:proofErr w:type="spellEnd"/>
      <w:r>
        <w:rPr>
          <w:rFonts w:ascii="Courier New" w:hAnsi="Courier New" w:eastAsia="Courier New" w:cs="Courier New"/>
          <w:color w:val="0000FF"/>
          <w:sz w:val="18"/>
          <w:szCs w:val="18"/>
        </w:rPr>
        <w:t>=5</w:t>
      </w:r>
    </w:p>
    <w:p w:rsidR="009D2B95" w:rsidRDefault="008D549F" w14:paraId="62C2526F" w14:textId="77777777">
      <w:pPr>
        <w:ind w:left="1440"/>
        <w:rPr>
          <w:rFonts w:ascii="Courier New" w:hAnsi="Courier New" w:eastAsia="Courier New" w:cs="Courier New"/>
          <w:color w:val="0000FF"/>
          <w:sz w:val="18"/>
          <w:szCs w:val="18"/>
        </w:rPr>
      </w:pPr>
      <w:r>
        <w:rPr>
          <w:rFonts w:ascii="Courier New" w:hAnsi="Courier New" w:eastAsia="Courier New" w:cs="Courier New"/>
          <w:color w:val="0000FF"/>
          <w:sz w:val="18"/>
          <w:szCs w:val="18"/>
        </w:rPr>
        <w:t>[Install]</w:t>
      </w:r>
    </w:p>
    <w:p w:rsidR="009D2B95" w:rsidRDefault="008D549F" w14:paraId="62C25270"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WantedBy</w:t>
      </w:r>
      <w:proofErr w:type="spellEnd"/>
      <w:r>
        <w:rPr>
          <w:rFonts w:ascii="Courier New" w:hAnsi="Courier New" w:eastAsia="Courier New" w:cs="Courier New"/>
          <w:color w:val="0000FF"/>
          <w:sz w:val="18"/>
          <w:szCs w:val="18"/>
        </w:rPr>
        <w:t>=multi-</w:t>
      </w:r>
      <w:proofErr w:type="spellStart"/>
      <w:proofErr w:type="gramStart"/>
      <w:r>
        <w:rPr>
          <w:rFonts w:ascii="Courier New" w:hAnsi="Courier New" w:eastAsia="Courier New" w:cs="Courier New"/>
          <w:color w:val="0000FF"/>
          <w:sz w:val="18"/>
          <w:szCs w:val="18"/>
        </w:rPr>
        <w:t>use</w:t>
      </w:r>
      <w:r>
        <w:rPr>
          <w:rFonts w:ascii="Courier New" w:hAnsi="Courier New" w:eastAsia="Courier New" w:cs="Courier New"/>
          <w:color w:val="0000FF"/>
          <w:sz w:val="18"/>
          <w:szCs w:val="18"/>
        </w:rPr>
        <w:t>r.target</w:t>
      </w:r>
      <w:proofErr w:type="spellEnd"/>
      <w:proofErr w:type="gramEnd"/>
    </w:p>
    <w:p w:rsidR="009D2B95" w:rsidRDefault="009D2B95" w14:paraId="62C25271" w14:textId="77777777">
      <w:pPr>
        <w:ind w:left="1440"/>
        <w:rPr>
          <w:sz w:val="20"/>
          <w:szCs w:val="20"/>
        </w:rPr>
      </w:pPr>
    </w:p>
    <w:p w:rsidR="009D2B95" w:rsidRDefault="008D549F" w14:paraId="62C25272" w14:textId="77777777">
      <w:pPr>
        <w:ind w:left="1440"/>
        <w:rPr>
          <w:sz w:val="20"/>
          <w:szCs w:val="20"/>
        </w:rPr>
      </w:pPr>
      <w:r>
        <w:rPr>
          <w:sz w:val="20"/>
          <w:szCs w:val="20"/>
        </w:rPr>
        <w:t>Make sure that service file has 755 rights</w:t>
      </w:r>
    </w:p>
    <w:p w:rsidR="009D2B95" w:rsidRDefault="008D549F" w14:paraId="62C25273" w14:textId="77777777">
      <w:pPr>
        <w:ind w:left="1440"/>
        <w:rPr>
          <w:sz w:val="20"/>
          <w:szCs w:val="20"/>
        </w:rPr>
      </w:pPr>
      <w:r>
        <w:rPr>
          <w:sz w:val="20"/>
          <w:szCs w:val="20"/>
        </w:rPr>
        <w:t xml:space="preserve">Then you need to let </w:t>
      </w:r>
      <w:proofErr w:type="gramStart"/>
      <w:r>
        <w:rPr>
          <w:sz w:val="20"/>
          <w:szCs w:val="20"/>
        </w:rPr>
        <w:t xml:space="preserve">run  </w:t>
      </w:r>
      <w:proofErr w:type="spellStart"/>
      <w:r>
        <w:rPr>
          <w:rFonts w:ascii="Courier New" w:hAnsi="Courier New" w:eastAsia="Courier New" w:cs="Courier New"/>
          <w:color w:val="0000FF"/>
          <w:sz w:val="18"/>
          <w:szCs w:val="18"/>
        </w:rPr>
        <w:t>sudo</w:t>
      </w:r>
      <w:proofErr w:type="spellEnd"/>
      <w:proofErr w:type="gram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systemctl</w:t>
      </w:r>
      <w:proofErr w:type="spellEnd"/>
      <w:r>
        <w:rPr>
          <w:rFonts w:ascii="Courier New" w:hAnsi="Courier New" w:eastAsia="Courier New" w:cs="Courier New"/>
          <w:color w:val="0000FF"/>
          <w:sz w:val="18"/>
          <w:szCs w:val="18"/>
        </w:rPr>
        <w:t xml:space="preserve"> daemon-reload</w:t>
      </w:r>
      <w:r>
        <w:rPr>
          <w:sz w:val="20"/>
          <w:szCs w:val="20"/>
        </w:rPr>
        <w:t xml:space="preserve"> to reload the daemon services</w:t>
      </w:r>
    </w:p>
    <w:p w:rsidR="009D2B95" w:rsidRDefault="008D549F" w14:paraId="62C25274" w14:textId="77777777">
      <w:pPr>
        <w:ind w:left="1440"/>
        <w:rPr>
          <w:sz w:val="20"/>
          <w:szCs w:val="20"/>
        </w:rPr>
      </w:pPr>
      <w:r>
        <w:rPr>
          <w:sz w:val="20"/>
          <w:szCs w:val="20"/>
        </w:rPr>
        <w:t>You can now use the following commands to start, stop or restart the application</w:t>
      </w:r>
    </w:p>
    <w:p w:rsidR="009D2B95" w:rsidRDefault="008D549F" w14:paraId="62C25275"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sudo</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systemctl</w:t>
      </w:r>
      <w:proofErr w:type="spellEnd"/>
      <w:r>
        <w:rPr>
          <w:rFonts w:ascii="Courier New" w:hAnsi="Courier New" w:eastAsia="Courier New" w:cs="Courier New"/>
          <w:color w:val="0000FF"/>
          <w:sz w:val="18"/>
          <w:szCs w:val="18"/>
        </w:rPr>
        <w:t xml:space="preserve"> start </w:t>
      </w:r>
      <w:proofErr w:type="spellStart"/>
      <w:r>
        <w:rPr>
          <w:rFonts w:ascii="Courier New" w:hAnsi="Courier New" w:eastAsia="Courier New" w:cs="Courier New"/>
          <w:color w:val="0000FF"/>
          <w:sz w:val="18"/>
          <w:szCs w:val="18"/>
        </w:rPr>
        <w:t>QATAPI.service</w:t>
      </w:r>
      <w:proofErr w:type="spellEnd"/>
    </w:p>
    <w:p w:rsidR="009D2B95" w:rsidRDefault="008D549F" w14:paraId="62C25276"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w:t>
      </w:r>
      <w:r>
        <w:rPr>
          <w:rFonts w:ascii="Courier New" w:hAnsi="Courier New" w:eastAsia="Courier New" w:cs="Courier New"/>
          <w:color w:val="0000FF"/>
          <w:sz w:val="18"/>
          <w:szCs w:val="18"/>
        </w:rPr>
        <w:t>udo</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systemctl</w:t>
      </w:r>
      <w:proofErr w:type="spellEnd"/>
      <w:r>
        <w:rPr>
          <w:rFonts w:ascii="Courier New" w:hAnsi="Courier New" w:eastAsia="Courier New" w:cs="Courier New"/>
          <w:color w:val="0000FF"/>
          <w:sz w:val="18"/>
          <w:szCs w:val="18"/>
        </w:rPr>
        <w:t xml:space="preserve"> stop </w:t>
      </w:r>
      <w:proofErr w:type="spellStart"/>
      <w:r>
        <w:rPr>
          <w:rFonts w:ascii="Courier New" w:hAnsi="Courier New" w:eastAsia="Courier New" w:cs="Courier New"/>
          <w:color w:val="0000FF"/>
          <w:sz w:val="18"/>
          <w:szCs w:val="18"/>
        </w:rPr>
        <w:t>QATAPI.service</w:t>
      </w:r>
      <w:proofErr w:type="spellEnd"/>
    </w:p>
    <w:p w:rsidR="009D2B95" w:rsidRDefault="008D549F" w14:paraId="62C25277"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sudo</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systemctl</w:t>
      </w:r>
      <w:proofErr w:type="spellEnd"/>
      <w:r>
        <w:rPr>
          <w:rFonts w:ascii="Courier New" w:hAnsi="Courier New" w:eastAsia="Courier New" w:cs="Courier New"/>
          <w:color w:val="0000FF"/>
          <w:sz w:val="18"/>
          <w:szCs w:val="18"/>
        </w:rPr>
        <w:t xml:space="preserve"> status </w:t>
      </w:r>
      <w:proofErr w:type="spellStart"/>
      <w:r>
        <w:rPr>
          <w:rFonts w:ascii="Courier New" w:hAnsi="Courier New" w:eastAsia="Courier New" w:cs="Courier New"/>
          <w:color w:val="0000FF"/>
          <w:sz w:val="18"/>
          <w:szCs w:val="18"/>
        </w:rPr>
        <w:t>QATAPI.service</w:t>
      </w:r>
      <w:proofErr w:type="spellEnd"/>
    </w:p>
    <w:p w:rsidR="009D2B95" w:rsidRDefault="008D549F" w14:paraId="62C25278" w14:textId="77777777">
      <w:pPr>
        <w:ind w:left="1440"/>
        <w:rPr>
          <w:rFonts w:ascii="Courier New" w:hAnsi="Courier New" w:eastAsia="Courier New" w:cs="Courier New"/>
          <w:color w:val="0000FF"/>
          <w:sz w:val="18"/>
          <w:szCs w:val="18"/>
        </w:rPr>
      </w:pPr>
      <w:proofErr w:type="spellStart"/>
      <w:r>
        <w:rPr>
          <w:rFonts w:ascii="Courier New" w:hAnsi="Courier New" w:eastAsia="Courier New" w:cs="Courier New"/>
          <w:color w:val="0000FF"/>
          <w:sz w:val="18"/>
          <w:szCs w:val="18"/>
        </w:rPr>
        <w:t>sudo</w:t>
      </w:r>
      <w:proofErr w:type="spellEnd"/>
      <w:r>
        <w:rPr>
          <w:rFonts w:ascii="Courier New" w:hAnsi="Courier New" w:eastAsia="Courier New" w:cs="Courier New"/>
          <w:color w:val="0000FF"/>
          <w:sz w:val="18"/>
          <w:szCs w:val="18"/>
        </w:rPr>
        <w:t xml:space="preserve"> </w:t>
      </w:r>
      <w:proofErr w:type="spellStart"/>
      <w:r>
        <w:rPr>
          <w:rFonts w:ascii="Courier New" w:hAnsi="Courier New" w:eastAsia="Courier New" w:cs="Courier New"/>
          <w:color w:val="0000FF"/>
          <w:sz w:val="18"/>
          <w:szCs w:val="18"/>
        </w:rPr>
        <w:t>systemctl</w:t>
      </w:r>
      <w:proofErr w:type="spellEnd"/>
      <w:r>
        <w:rPr>
          <w:rFonts w:ascii="Courier New" w:hAnsi="Courier New" w:eastAsia="Courier New" w:cs="Courier New"/>
          <w:color w:val="0000FF"/>
          <w:sz w:val="18"/>
          <w:szCs w:val="18"/>
        </w:rPr>
        <w:t xml:space="preserve"> restart </w:t>
      </w:r>
      <w:proofErr w:type="spellStart"/>
      <w:r>
        <w:rPr>
          <w:rFonts w:ascii="Courier New" w:hAnsi="Courier New" w:eastAsia="Courier New" w:cs="Courier New"/>
          <w:color w:val="0000FF"/>
          <w:sz w:val="18"/>
          <w:szCs w:val="18"/>
        </w:rPr>
        <w:t>QATAPI.service</w:t>
      </w:r>
      <w:proofErr w:type="spellEnd"/>
    </w:p>
    <w:p w:rsidR="009D2B95" w:rsidRDefault="009D2B95" w14:paraId="62C25279" w14:textId="77777777">
      <w:pPr>
        <w:ind w:left="1440"/>
        <w:rPr>
          <w:sz w:val="20"/>
          <w:szCs w:val="20"/>
        </w:rPr>
      </w:pPr>
    </w:p>
    <w:p w:rsidR="009D2B95" w:rsidRDefault="008D549F" w14:paraId="62C2527A" w14:textId="77777777">
      <w:pPr>
        <w:pStyle w:val="Heading2"/>
        <w:numPr>
          <w:ilvl w:val="0"/>
          <w:numId w:val="3"/>
        </w:numPr>
        <w:spacing w:after="0"/>
      </w:pPr>
      <w:bookmarkStart w:name="_heading=h.tyjcwt" w:colFirst="0" w:colLast="0" w:id="12"/>
      <w:bookmarkEnd w:id="12"/>
      <w:r>
        <w:t xml:space="preserve">List of </w:t>
      </w:r>
      <w:commentRangeStart w:id="13"/>
      <w:r>
        <w:t>API’s</w:t>
      </w:r>
      <w:commentRangeEnd w:id="13"/>
      <w:r w:rsidR="00A22A4E">
        <w:rPr>
          <w:rStyle w:val="CommentReference"/>
        </w:rPr>
        <w:commentReference w:id="13"/>
      </w:r>
    </w:p>
    <w:p w:rsidR="009D2B95" w:rsidRDefault="008D549F" w14:paraId="62C2527B" w14:textId="77777777">
      <w:pPr>
        <w:pStyle w:val="Heading2"/>
        <w:numPr>
          <w:ilvl w:val="0"/>
          <w:numId w:val="3"/>
        </w:numPr>
        <w:spacing w:before="0" w:after="0"/>
      </w:pPr>
      <w:r>
        <w:t xml:space="preserve">How to call an </w:t>
      </w:r>
      <w:commentRangeStart w:id="14"/>
      <w:r>
        <w:t>API</w:t>
      </w:r>
      <w:commentRangeEnd w:id="14"/>
      <w:r w:rsidR="00E479E5">
        <w:rPr>
          <w:rStyle w:val="CommentReference"/>
        </w:rPr>
        <w:commentReference w:id="14"/>
      </w:r>
    </w:p>
    <w:p w:rsidR="009D2B95" w:rsidRDefault="008D549F" w14:paraId="62C2527C" w14:textId="77777777">
      <w:pPr>
        <w:pStyle w:val="Heading2"/>
        <w:numPr>
          <w:ilvl w:val="0"/>
          <w:numId w:val="3"/>
        </w:numPr>
        <w:spacing w:before="0" w:after="0"/>
      </w:pPr>
      <w:r>
        <w:t xml:space="preserve">Error </w:t>
      </w:r>
      <w:commentRangeStart w:id="15"/>
      <w:r>
        <w:t>codes</w:t>
      </w:r>
      <w:commentRangeEnd w:id="15"/>
      <w:r w:rsidR="004C5221">
        <w:rPr>
          <w:rStyle w:val="CommentReference"/>
        </w:rPr>
        <w:commentReference w:id="15"/>
      </w:r>
    </w:p>
    <w:p w:rsidR="009D2B95" w:rsidRDefault="008D549F" w14:paraId="62C2527D" w14:textId="77777777">
      <w:pPr>
        <w:pStyle w:val="Heading2"/>
        <w:numPr>
          <w:ilvl w:val="0"/>
          <w:numId w:val="3"/>
        </w:numPr>
        <w:spacing w:before="0" w:after="0"/>
      </w:pPr>
      <w:bookmarkStart w:name="_heading=h.3dy6vkm" w:colFirst="0" w:colLast="0" w:id="16"/>
      <w:bookmarkEnd w:id="16"/>
      <w:r>
        <w:t>React Specifications</w:t>
      </w:r>
    </w:p>
    <w:p w:rsidR="009D2B95" w:rsidRDefault="008D549F" w14:paraId="62C2527E" w14:textId="77777777">
      <w:pPr>
        <w:numPr>
          <w:ilvl w:val="0"/>
          <w:numId w:val="1"/>
        </w:numPr>
      </w:pPr>
      <w:r>
        <w:t xml:space="preserve">React JS </w:t>
      </w:r>
      <w:proofErr w:type="gramStart"/>
      <w:r>
        <w:t>Version :</w:t>
      </w:r>
      <w:proofErr w:type="gramEnd"/>
      <w:r>
        <w:t xml:space="preserve"> 16.8.6</w:t>
      </w:r>
    </w:p>
    <w:p w:rsidR="009D2B95" w:rsidRDefault="008D549F" w14:paraId="62C2527F" w14:textId="77777777">
      <w:pPr>
        <w:numPr>
          <w:ilvl w:val="0"/>
          <w:numId w:val="1"/>
        </w:numPr>
      </w:pPr>
      <w:r>
        <w:t xml:space="preserve">NPM </w:t>
      </w:r>
      <w:proofErr w:type="gramStart"/>
      <w:r>
        <w:t>Version :</w:t>
      </w:r>
      <w:proofErr w:type="gramEnd"/>
      <w:r>
        <w:t xml:space="preserve"> 6.14.4</w:t>
      </w:r>
    </w:p>
    <w:p w:rsidR="009D2B95" w:rsidRDefault="008D549F" w14:paraId="62C25280" w14:textId="77777777">
      <w:pPr>
        <w:numPr>
          <w:ilvl w:val="0"/>
          <w:numId w:val="1"/>
        </w:numPr>
      </w:pPr>
      <w:r>
        <w:t xml:space="preserve">Nodejs </w:t>
      </w:r>
      <w:proofErr w:type="gramStart"/>
      <w:r>
        <w:t>Version :</w:t>
      </w:r>
      <w:proofErr w:type="gramEnd"/>
      <w:r>
        <w:t xml:space="preserve"> 12.16.1</w:t>
      </w:r>
    </w:p>
    <w:p w:rsidR="009D2B95" w:rsidRDefault="008D549F" w14:paraId="62C25281" w14:textId="77777777">
      <w:pPr>
        <w:numPr>
          <w:ilvl w:val="0"/>
          <w:numId w:val="1"/>
        </w:numPr>
      </w:pPr>
      <w:r>
        <w:t xml:space="preserve">Html-webpack-plugin </w:t>
      </w:r>
      <w:proofErr w:type="gramStart"/>
      <w:r>
        <w:t>Version :</w:t>
      </w:r>
      <w:proofErr w:type="gramEnd"/>
      <w:r>
        <w:t xml:space="preserve"> 4.2.0</w:t>
      </w:r>
    </w:p>
    <w:p w:rsidR="009D2B95" w:rsidRDefault="008D549F" w14:paraId="62C25282" w14:textId="77777777">
      <w:pPr>
        <w:numPr>
          <w:ilvl w:val="0"/>
          <w:numId w:val="1"/>
        </w:numPr>
      </w:pPr>
      <w:r>
        <w:lastRenderedPageBreak/>
        <w:t xml:space="preserve">Workbox-webpack-plugin </w:t>
      </w:r>
      <w:proofErr w:type="gramStart"/>
      <w:r>
        <w:t>Version :</w:t>
      </w:r>
      <w:proofErr w:type="gramEnd"/>
      <w:r>
        <w:t xml:space="preserve"> 5.1.2</w:t>
      </w:r>
    </w:p>
    <w:p w:rsidR="009D2B95" w:rsidRDefault="008D549F" w14:paraId="62C25283" w14:textId="77777777">
      <w:pPr>
        <w:numPr>
          <w:ilvl w:val="0"/>
          <w:numId w:val="1"/>
        </w:numPr>
      </w:pPr>
      <w:r>
        <w:t xml:space="preserve">Babel-loader </w:t>
      </w:r>
      <w:proofErr w:type="gramStart"/>
      <w:r>
        <w:t>Version :</w:t>
      </w:r>
      <w:proofErr w:type="gramEnd"/>
      <w:r>
        <w:t xml:space="preserve"> 8.1.0</w:t>
      </w:r>
    </w:p>
    <w:p w:rsidR="009D2B95" w:rsidRDefault="008D549F" w14:paraId="62C25284" w14:textId="77777777">
      <w:pPr>
        <w:numPr>
          <w:ilvl w:val="0"/>
          <w:numId w:val="1"/>
        </w:numPr>
      </w:pPr>
      <w:r>
        <w:t xml:space="preserve">@babel/core </w:t>
      </w:r>
      <w:proofErr w:type="gramStart"/>
      <w:r>
        <w:t>Version :</w:t>
      </w:r>
      <w:proofErr w:type="gramEnd"/>
      <w:r>
        <w:t xml:space="preserve">  7.9.0</w:t>
      </w:r>
    </w:p>
    <w:p w:rsidR="009D2B95" w:rsidRDefault="008D549F" w14:paraId="62C25285" w14:textId="77777777">
      <w:pPr>
        <w:numPr>
          <w:ilvl w:val="0"/>
          <w:numId w:val="1"/>
        </w:numPr>
      </w:pPr>
      <w:r>
        <w:t xml:space="preserve"> I18next </w:t>
      </w:r>
      <w:proofErr w:type="gramStart"/>
      <w:r>
        <w:t>Version :</w:t>
      </w:r>
      <w:proofErr w:type="gramEnd"/>
      <w:r>
        <w:t xml:space="preserve"> 19.3.3</w:t>
      </w:r>
    </w:p>
    <w:p w:rsidR="009D2B95" w:rsidRDefault="008D549F" w14:paraId="62C25286" w14:textId="77777777">
      <w:pPr>
        <w:numPr>
          <w:ilvl w:val="0"/>
          <w:numId w:val="1"/>
        </w:numPr>
      </w:pPr>
      <w:r>
        <w:t>React-</w:t>
      </w:r>
      <w:proofErr w:type="spellStart"/>
      <w:r>
        <w:t>dom</w:t>
      </w:r>
      <w:proofErr w:type="spellEnd"/>
      <w:r>
        <w:t xml:space="preserve"> </w:t>
      </w:r>
      <w:proofErr w:type="gramStart"/>
      <w:r>
        <w:t>Version :</w:t>
      </w:r>
      <w:proofErr w:type="gramEnd"/>
      <w:r>
        <w:t xml:space="preserve"> 16.8.6</w:t>
      </w:r>
    </w:p>
    <w:p w:rsidR="009D2B95" w:rsidRDefault="008D549F" w14:paraId="62C25287" w14:textId="77777777">
      <w:pPr>
        <w:numPr>
          <w:ilvl w:val="0"/>
          <w:numId w:val="1"/>
        </w:numPr>
      </w:pPr>
      <w:proofErr w:type="spellStart"/>
      <w:r>
        <w:t>Jexcel</w:t>
      </w:r>
      <w:proofErr w:type="spellEnd"/>
      <w:r>
        <w:t xml:space="preserve"> </w:t>
      </w:r>
      <w:proofErr w:type="gramStart"/>
      <w:r>
        <w:t>Version :</w:t>
      </w:r>
      <w:proofErr w:type="gramEnd"/>
      <w:r>
        <w:t xml:space="preserve"> 4.4.1</w:t>
      </w:r>
    </w:p>
    <w:p w:rsidR="009D2B95" w:rsidRDefault="009D2B95" w14:paraId="62C25288" w14:textId="77777777">
      <w:pPr>
        <w:ind w:left="1440"/>
      </w:pPr>
    </w:p>
    <w:p w:rsidR="009D2B95" w:rsidRDefault="008D549F" w14:paraId="62C25289" w14:textId="77777777">
      <w:pPr>
        <w:numPr>
          <w:ilvl w:val="0"/>
          <w:numId w:val="1"/>
        </w:numPr>
        <w:rPr>
          <w:b/>
        </w:rPr>
      </w:pPr>
      <w:r>
        <w:rPr>
          <w:b/>
        </w:rPr>
        <w:t xml:space="preserve">React JS </w:t>
      </w:r>
      <w:proofErr w:type="gramStart"/>
      <w:r>
        <w:rPr>
          <w:b/>
        </w:rPr>
        <w:t>Overview :</w:t>
      </w:r>
      <w:proofErr w:type="gramEnd"/>
    </w:p>
    <w:p w:rsidR="009D2B95" w:rsidRDefault="008D549F" w14:paraId="62C2528A" w14:textId="77777777">
      <w:pPr>
        <w:ind w:left="1440"/>
      </w:pPr>
      <w:r>
        <w:t>React is a library for building composable user interfaces, it supports and encourages the creation of reusable UI components, which presents data that changes over time by using declarative syntax.</w:t>
      </w:r>
    </w:p>
    <w:p w:rsidR="009D2B95" w:rsidRDefault="008D549F" w14:paraId="62C2528B" w14:textId="77777777">
      <w:pPr>
        <w:ind w:left="1440"/>
      </w:pPr>
      <w:r>
        <w:t>It uses a concept called Virtual Dom, that selectively re</w:t>
      </w:r>
      <w:r>
        <w:t xml:space="preserve">nders subtrees of nodes upon state changes. It does the least amount of DOM manipulation possible in order to keep your components up to </w:t>
      </w:r>
      <w:proofErr w:type="spellStart"/>
      <w:proofErr w:type="gramStart"/>
      <w:r>
        <w:t>date.React</w:t>
      </w:r>
      <w:proofErr w:type="spellEnd"/>
      <w:proofErr w:type="gramEnd"/>
      <w:r>
        <w:t xml:space="preserve"> finds out what changes have been made, and changes only what needs to be changed.</w:t>
      </w:r>
    </w:p>
    <w:p w:rsidR="009D2B95" w:rsidRDefault="009D2B95" w14:paraId="62C2528C" w14:textId="77777777">
      <w:pPr>
        <w:ind w:left="1440"/>
      </w:pPr>
    </w:p>
    <w:p w:rsidR="009D2B95" w:rsidRDefault="008D549F" w14:paraId="62C2528D" w14:textId="77777777">
      <w:pPr>
        <w:numPr>
          <w:ilvl w:val="0"/>
          <w:numId w:val="1"/>
        </w:numPr>
        <w:rPr>
          <w:b/>
        </w:rPr>
      </w:pPr>
      <w:r>
        <w:rPr>
          <w:b/>
        </w:rPr>
        <w:t>Indexed DB:</w:t>
      </w:r>
    </w:p>
    <w:p w:rsidR="009D2B95" w:rsidRDefault="008D549F" w14:paraId="62C2528E" w14:textId="77777777">
      <w:pPr>
        <w:ind w:left="1440"/>
      </w:pPr>
      <w:proofErr w:type="spellStart"/>
      <w:r>
        <w:t>IndexedDB</w:t>
      </w:r>
      <w:proofErr w:type="spellEnd"/>
      <w:r>
        <w:t xml:space="preserve"> is </w:t>
      </w:r>
      <w:r>
        <w:t xml:space="preserve">a large-scale, NoSQL storage system. It lets you store just about anything in the user's browser. In addition to the usual search, get, and put actions, </w:t>
      </w:r>
      <w:proofErr w:type="spellStart"/>
      <w:r>
        <w:t>IndexedDB</w:t>
      </w:r>
      <w:proofErr w:type="spellEnd"/>
      <w:r>
        <w:t xml:space="preserve"> also supports transactions. Here is the definition of </w:t>
      </w:r>
      <w:proofErr w:type="spellStart"/>
      <w:r>
        <w:t>IndexedDB</w:t>
      </w:r>
      <w:proofErr w:type="spellEnd"/>
      <w:r>
        <w:t xml:space="preserve"> on MDN:</w:t>
      </w:r>
    </w:p>
    <w:p w:rsidR="009D2B95" w:rsidRDefault="009D2B95" w14:paraId="62C2528F" w14:textId="77777777">
      <w:pPr>
        <w:ind w:left="1440"/>
      </w:pPr>
    </w:p>
    <w:p w:rsidR="009D2B95" w:rsidRDefault="008D549F" w14:paraId="62C25290" w14:textId="77777777">
      <w:pPr>
        <w:ind w:left="1440"/>
      </w:pPr>
      <w:r>
        <w:t>"</w:t>
      </w:r>
      <w:proofErr w:type="spellStart"/>
      <w:r>
        <w:t>IndexedDB</w:t>
      </w:r>
      <w:proofErr w:type="spellEnd"/>
      <w:r>
        <w:t xml:space="preserve"> is a low-</w:t>
      </w:r>
      <w:r>
        <w:t>level API for client-side storage of significant amounts of structured data, including files/blobs. This API uses indexes to enable high performance searches of this data. While DOM Storage is useful for storing smaller amounts of data, it is less useful f</w:t>
      </w:r>
      <w:r>
        <w:t xml:space="preserve">or storing larger amounts of structured data. </w:t>
      </w:r>
      <w:proofErr w:type="spellStart"/>
      <w:r>
        <w:t>IndexedDB</w:t>
      </w:r>
      <w:proofErr w:type="spellEnd"/>
      <w:r>
        <w:t xml:space="preserve"> provides a solution."</w:t>
      </w:r>
    </w:p>
    <w:p w:rsidR="009D2B95" w:rsidRDefault="009D2B95" w14:paraId="62C25291" w14:textId="77777777">
      <w:pPr>
        <w:ind w:left="1440"/>
      </w:pPr>
    </w:p>
    <w:p w:rsidR="009D2B95" w:rsidRDefault="008D549F" w14:paraId="62C25292" w14:textId="77777777">
      <w:pPr>
        <w:ind w:left="1440"/>
      </w:pPr>
      <w:r>
        <w:t xml:space="preserve">Each </w:t>
      </w:r>
      <w:proofErr w:type="spellStart"/>
      <w:r>
        <w:t>IndexedDB</w:t>
      </w:r>
      <w:proofErr w:type="spellEnd"/>
      <w:r>
        <w:t xml:space="preserve"> database is unique to an origin (typically, this is the site domain or subdomain), meaning it cannot access or be accessed by any other origin. Data storage limit</w:t>
      </w:r>
      <w:r>
        <w:t>s are usually quite large, if they exist at all, but different browsers handle limits and data eviction differently</w:t>
      </w:r>
    </w:p>
    <w:p w:rsidR="009D2B95" w:rsidRDefault="009D2B95" w14:paraId="62C25293" w14:textId="77777777">
      <w:pPr>
        <w:ind w:left="1440"/>
      </w:pPr>
    </w:p>
    <w:p w:rsidR="009D2B95" w:rsidRDefault="008D549F" w14:paraId="62C25294" w14:textId="77777777">
      <w:pPr>
        <w:ind w:left="1440"/>
      </w:pPr>
      <w:r w:rsidR="008D549F">
        <w:rPr/>
        <w:t xml:space="preserve">Browsers </w:t>
      </w:r>
      <w:r w:rsidR="008D549F">
        <w:rPr/>
        <w:t>supported :</w:t>
      </w:r>
      <w:commentRangeStart w:id="102627957"/>
      <w:proofErr w:type="spellStart"/>
      <w:r w:rsidR="008D549F">
        <w:rPr/>
        <w:t>Chrome</w:t>
      </w:r>
      <w:r w:rsidR="008D549F">
        <w:rPr/>
        <w:t>,Firefox,Opera,Safari</w:t>
      </w:r>
      <w:proofErr w:type="spellEnd"/>
      <w:commentRangeEnd w:id="102627957"/>
      <w:r>
        <w:rPr>
          <w:rStyle w:val="CommentReference"/>
        </w:rPr>
        <w:commentReference w:id="102627957"/>
      </w:r>
    </w:p>
    <w:p w:rsidR="009D2B95" w:rsidRDefault="009D2B95" w14:paraId="62C25295" w14:textId="77777777">
      <w:pPr>
        <w:ind w:left="1440"/>
      </w:pPr>
    </w:p>
    <w:p w:rsidR="009D2B95" w:rsidRDefault="009D2B95" w14:paraId="62C25296" w14:textId="77777777">
      <w:pPr>
        <w:ind w:left="1440"/>
      </w:pPr>
    </w:p>
    <w:p w:rsidR="009D2B95" w:rsidRDefault="009D2B95" w14:paraId="62C25297" w14:textId="77777777">
      <w:pPr>
        <w:ind w:left="1440"/>
      </w:pPr>
    </w:p>
    <w:p w:rsidR="009D2B95" w:rsidRDefault="008D549F" w14:paraId="62C25298" w14:textId="77777777">
      <w:pPr>
        <w:numPr>
          <w:ilvl w:val="0"/>
          <w:numId w:val="1"/>
        </w:numPr>
        <w:rPr>
          <w:b/>
        </w:rPr>
      </w:pPr>
      <w:r>
        <w:rPr>
          <w:b/>
        </w:rPr>
        <w:t>Local Storage:</w:t>
      </w:r>
    </w:p>
    <w:p w:rsidR="009D2B95" w:rsidRDefault="008D549F" w14:paraId="62C25299" w14:textId="77777777">
      <w:pPr>
        <w:ind w:left="1440"/>
      </w:pPr>
      <w:r>
        <w:t>The Local Storage is an internal database created into the browser, which</w:t>
      </w:r>
      <w:r>
        <w:t xml:space="preserve"> you can use to save data in a key-value format. Most popular and commonly used browsers like Chrome, Firefox and Safari all support Local Storage. The data stored in local storage has no expiration date, so it will persist over the closed browser window a</w:t>
      </w:r>
      <w:r>
        <w:t>nd session.</w:t>
      </w:r>
    </w:p>
    <w:p w:rsidR="009D2B95" w:rsidRDefault="009D2B95" w14:paraId="62C2529A" w14:textId="77777777">
      <w:pPr>
        <w:ind w:left="1440"/>
      </w:pPr>
    </w:p>
    <w:p w:rsidR="009D2B95" w:rsidRDefault="008D549F" w14:paraId="62C2529B" w14:textId="77777777">
      <w:pPr>
        <w:ind w:left="1440"/>
      </w:pPr>
      <w:r>
        <w:lastRenderedPageBreak/>
        <w:t xml:space="preserve">Local storage has a very simple set, </w:t>
      </w:r>
      <w:proofErr w:type="gramStart"/>
      <w:r>
        <w:t>retrieve</w:t>
      </w:r>
      <w:proofErr w:type="gramEnd"/>
      <w:r>
        <w:t xml:space="preserve"> and remove API, and the key-value pair is always of string type.</w:t>
      </w:r>
    </w:p>
    <w:p w:rsidR="009D2B95" w:rsidRDefault="009D2B95" w14:paraId="62C2529C" w14:textId="77777777">
      <w:pPr>
        <w:ind w:left="1440"/>
      </w:pPr>
    </w:p>
    <w:p w:rsidR="009D2B95" w:rsidRDefault="008D549F" w14:paraId="62C2529D" w14:textId="77777777">
      <w:pPr>
        <w:numPr>
          <w:ilvl w:val="0"/>
          <w:numId w:val="1"/>
        </w:numPr>
        <w:rPr>
          <w:b/>
        </w:rPr>
      </w:pPr>
      <w:r>
        <w:rPr>
          <w:b/>
        </w:rPr>
        <w:t>Webpack and Workbox:</w:t>
      </w:r>
    </w:p>
    <w:p w:rsidR="009D2B95" w:rsidRDefault="008D549F" w14:paraId="62C2529E" w14:textId="77777777">
      <w:pPr>
        <w:ind w:left="1440"/>
      </w:pPr>
      <w:r>
        <w:t xml:space="preserve">Webpack is a popular module bundling system built on top of Node. </w:t>
      </w:r>
      <w:proofErr w:type="spellStart"/>
      <w:r>
        <w:t>js</w:t>
      </w:r>
      <w:proofErr w:type="spellEnd"/>
      <w:r>
        <w:t>. It can handle not only combination and minification of JavaScript and CSS files, but also other assets such as image files (</w:t>
      </w:r>
      <w:proofErr w:type="spellStart"/>
      <w:r>
        <w:t>spriting</w:t>
      </w:r>
      <w:proofErr w:type="spellEnd"/>
      <w:r>
        <w:t xml:space="preserve">) </w:t>
      </w:r>
      <w:proofErr w:type="gramStart"/>
      <w:r>
        <w:t>through the use of</w:t>
      </w:r>
      <w:proofErr w:type="gramEnd"/>
      <w:r>
        <w:t xml:space="preserve"> plugins.</w:t>
      </w:r>
    </w:p>
    <w:p w:rsidR="009D2B95" w:rsidRDefault="009D2B95" w14:paraId="62C2529F" w14:textId="77777777">
      <w:pPr>
        <w:ind w:left="1440"/>
      </w:pPr>
    </w:p>
    <w:p w:rsidR="009D2B95" w:rsidRDefault="008D549F" w14:paraId="62C252A0" w14:textId="77777777">
      <w:pPr>
        <w:ind w:left="1440"/>
        <w:rPr>
          <w:color w:val="222222"/>
          <w:highlight w:val="white"/>
        </w:rPr>
      </w:pPr>
      <w:r>
        <w:rPr>
          <w:b/>
          <w:color w:val="222222"/>
          <w:highlight w:val="white"/>
        </w:rPr>
        <w:t>Workbox</w:t>
      </w:r>
      <w:r>
        <w:rPr>
          <w:color w:val="222222"/>
          <w:highlight w:val="white"/>
        </w:rPr>
        <w:t xml:space="preserve"> is the successo</w:t>
      </w:r>
      <w:r>
        <w:rPr>
          <w:color w:val="222222"/>
          <w:highlight w:val="white"/>
        </w:rPr>
        <w:t xml:space="preserve">r to </w:t>
      </w:r>
      <w:proofErr w:type="spellStart"/>
      <w:r>
        <w:rPr>
          <w:color w:val="222222"/>
          <w:highlight w:val="white"/>
        </w:rPr>
        <w:t>sw</w:t>
      </w:r>
      <w:proofErr w:type="spellEnd"/>
      <w:r>
        <w:rPr>
          <w:color w:val="222222"/>
          <w:highlight w:val="white"/>
        </w:rPr>
        <w:t xml:space="preserve">-precache and </w:t>
      </w:r>
      <w:proofErr w:type="spellStart"/>
      <w:r>
        <w:rPr>
          <w:color w:val="222222"/>
          <w:highlight w:val="white"/>
        </w:rPr>
        <w:t>sw</w:t>
      </w:r>
      <w:proofErr w:type="spellEnd"/>
      <w:r>
        <w:rPr>
          <w:color w:val="222222"/>
          <w:highlight w:val="white"/>
        </w:rPr>
        <w:t>-</w:t>
      </w:r>
      <w:proofErr w:type="gramStart"/>
      <w:r>
        <w:rPr>
          <w:color w:val="222222"/>
          <w:highlight w:val="white"/>
        </w:rPr>
        <w:t>toolbox .</w:t>
      </w:r>
      <w:proofErr w:type="gramEnd"/>
      <w:r>
        <w:rPr>
          <w:color w:val="222222"/>
          <w:highlight w:val="white"/>
        </w:rPr>
        <w:t xml:space="preserve"> It is a collection of libraries and tools used for generating a service worker, and for precaching, routing, and runtime-caching. </w:t>
      </w:r>
      <w:r>
        <w:rPr>
          <w:b/>
          <w:color w:val="222222"/>
          <w:highlight w:val="white"/>
        </w:rPr>
        <w:t>Workbox</w:t>
      </w:r>
      <w:r>
        <w:rPr>
          <w:color w:val="222222"/>
          <w:highlight w:val="white"/>
        </w:rPr>
        <w:t xml:space="preserve"> also includes modules for easily integrating background sync and Google Analytics in</w:t>
      </w:r>
      <w:r>
        <w:rPr>
          <w:color w:val="222222"/>
          <w:highlight w:val="white"/>
        </w:rPr>
        <w:t>to your service worker.</w:t>
      </w:r>
    </w:p>
    <w:p w:rsidR="009D2B95" w:rsidRDefault="009D2B95" w14:paraId="62C252A1" w14:textId="77777777">
      <w:pPr>
        <w:ind w:left="1440"/>
        <w:rPr>
          <w:color w:val="222222"/>
          <w:highlight w:val="white"/>
        </w:rPr>
      </w:pPr>
    </w:p>
    <w:p w:rsidR="009D2B95" w:rsidRDefault="008D549F" w14:paraId="62C252A2" w14:textId="77777777">
      <w:pPr>
        <w:numPr>
          <w:ilvl w:val="0"/>
          <w:numId w:val="1"/>
        </w:numPr>
        <w:rPr>
          <w:b/>
        </w:rPr>
      </w:pPr>
      <w:r>
        <w:rPr>
          <w:b/>
        </w:rPr>
        <w:t>Service Worker:</w:t>
      </w:r>
    </w:p>
    <w:p w:rsidR="009D2B95" w:rsidRDefault="008D549F" w14:paraId="62C252A3" w14:textId="77777777">
      <w:pPr>
        <w:ind w:left="1440"/>
      </w:pPr>
      <w:r>
        <w:t xml:space="preserve">A service worker is a script that your browser runs in the background, separate from a web page, opening the door to features that don't need a web page or user </w:t>
      </w:r>
      <w:proofErr w:type="spellStart"/>
      <w:r>
        <w:t>interaction.It's</w:t>
      </w:r>
      <w:proofErr w:type="spellEnd"/>
      <w:r>
        <w:t xml:space="preserve"> a JavaScript Worker, so it can't acce</w:t>
      </w:r>
      <w:r>
        <w:t xml:space="preserve">ss the DOM directly. Instead, a service worker can communicate with the pages it controls by responding to messages sent via the </w:t>
      </w:r>
      <w:proofErr w:type="spellStart"/>
      <w:r>
        <w:t>postMessage</w:t>
      </w:r>
      <w:proofErr w:type="spellEnd"/>
      <w:r>
        <w:t xml:space="preserve"> interface, and those pages can manipulate the DOM if needed.</w:t>
      </w:r>
    </w:p>
    <w:p w:rsidR="009D2B95" w:rsidRDefault="008D549F" w14:paraId="62C252A4" w14:textId="77777777">
      <w:pPr>
        <w:ind w:left="1440"/>
      </w:pPr>
      <w:r>
        <w:t>Service worker is a programmable network proxy, allowi</w:t>
      </w:r>
      <w:r>
        <w:t>ng you to control how network requests from your page are handled.</w:t>
      </w:r>
    </w:p>
    <w:p w:rsidR="009D2B95" w:rsidRDefault="008D549F" w14:paraId="62C252A5" w14:textId="77777777">
      <w:pPr>
        <w:ind w:left="1440"/>
      </w:pPr>
      <w:r>
        <w:t xml:space="preserve">It's terminated when not in use, and restarted when it's next needed, so you cannot rely on global state within a service worker's </w:t>
      </w:r>
      <w:proofErr w:type="spellStart"/>
      <w:r>
        <w:t>onfetch</w:t>
      </w:r>
      <w:proofErr w:type="spellEnd"/>
      <w:r>
        <w:t xml:space="preserve"> and </w:t>
      </w:r>
      <w:proofErr w:type="spellStart"/>
      <w:r>
        <w:t>onmessage</w:t>
      </w:r>
      <w:proofErr w:type="spellEnd"/>
      <w:r>
        <w:t xml:space="preserve"> handlers. If there is information th</w:t>
      </w:r>
      <w:r>
        <w:t xml:space="preserve">at you need to persist and reuse across restarts, service workers do have access to the </w:t>
      </w:r>
      <w:proofErr w:type="spellStart"/>
      <w:r>
        <w:t>IndexedDB</w:t>
      </w:r>
      <w:proofErr w:type="spellEnd"/>
      <w:r>
        <w:t xml:space="preserve"> API.</w:t>
      </w:r>
    </w:p>
    <w:p w:rsidR="009D2B95" w:rsidRDefault="008D549F" w14:paraId="62C252A6" w14:textId="77777777">
      <w:pPr>
        <w:ind w:left="1440"/>
      </w:pPr>
      <w:r>
        <w:t>The reason this is such an exciting API is that it allows you to support offline experiences.</w:t>
      </w:r>
    </w:p>
    <w:p w:rsidR="009D2B95" w:rsidRDefault="008D549F" w14:paraId="62C252A7" w14:textId="77777777">
      <w:pPr>
        <w:ind w:left="1440"/>
      </w:pPr>
      <w:r>
        <w:rPr>
          <w:color w:val="222222"/>
          <w:highlight w:val="white"/>
        </w:rPr>
        <w:t xml:space="preserve">Service workers are supported by Chrome, </w:t>
      </w:r>
      <w:r>
        <w:rPr>
          <w:b/>
          <w:color w:val="222222"/>
          <w:highlight w:val="white"/>
        </w:rPr>
        <w:t>Firefox</w:t>
      </w:r>
      <w:r>
        <w:rPr>
          <w:color w:val="222222"/>
          <w:highlight w:val="white"/>
        </w:rPr>
        <w:t xml:space="preserve"> and Opera </w:t>
      </w:r>
      <w:r>
        <w:rPr>
          <w:color w:val="222222"/>
          <w:highlight w:val="white"/>
        </w:rPr>
        <w:t>and Safari</w:t>
      </w:r>
    </w:p>
    <w:p w:rsidR="009D2B95" w:rsidRDefault="009D2B95" w14:paraId="62C252A8" w14:textId="77777777">
      <w:pPr>
        <w:ind w:left="1440"/>
      </w:pPr>
    </w:p>
    <w:p w:rsidR="009D2B95" w:rsidRDefault="009D2B95" w14:paraId="62C252A9" w14:textId="77777777">
      <w:pPr>
        <w:ind w:left="1440"/>
      </w:pPr>
    </w:p>
    <w:p w:rsidR="009D2B95" w:rsidRDefault="008D549F" w14:paraId="62C252AA" w14:textId="77777777">
      <w:pPr>
        <w:numPr>
          <w:ilvl w:val="0"/>
          <w:numId w:val="1"/>
        </w:numPr>
        <w:rPr>
          <w:b/>
        </w:rPr>
      </w:pPr>
      <w:r>
        <w:rPr>
          <w:b/>
        </w:rPr>
        <w:t>I18next</w:t>
      </w:r>
    </w:p>
    <w:p w:rsidR="009D2B95" w:rsidRDefault="008D549F" w14:paraId="62C252AB" w14:textId="77777777">
      <w:pPr>
        <w:ind w:left="1440"/>
        <w:rPr>
          <w:color w:val="222222"/>
          <w:sz w:val="24"/>
          <w:szCs w:val="24"/>
          <w:highlight w:val="white"/>
        </w:rPr>
      </w:pPr>
      <w:r>
        <w:rPr>
          <w:color w:val="222222"/>
          <w:sz w:val="24"/>
          <w:szCs w:val="24"/>
          <w:highlight w:val="white"/>
        </w:rPr>
        <w:t>i18next is an i18n framework written in and for JavaScript. It provides the standard i18n features of interpolation, formatting, and handling plurals and context.</w:t>
      </w:r>
    </w:p>
    <w:p w:rsidR="009D2B95" w:rsidRDefault="009D2B95" w14:paraId="62C252AC" w14:textId="77777777">
      <w:pPr>
        <w:ind w:left="1440"/>
        <w:rPr>
          <w:color w:val="222222"/>
          <w:sz w:val="24"/>
          <w:szCs w:val="24"/>
          <w:highlight w:val="white"/>
        </w:rPr>
      </w:pPr>
    </w:p>
    <w:p w:rsidR="009D2B95" w:rsidRDefault="009D2B95" w14:paraId="62C252AD" w14:textId="77777777">
      <w:pPr>
        <w:ind w:left="1440"/>
        <w:rPr>
          <w:color w:val="222222"/>
          <w:sz w:val="24"/>
          <w:szCs w:val="24"/>
          <w:highlight w:val="white"/>
        </w:rPr>
      </w:pPr>
    </w:p>
    <w:p w:rsidR="009D2B95" w:rsidRDefault="008D549F" w14:paraId="62C252AE" w14:textId="77777777">
      <w:pPr>
        <w:numPr>
          <w:ilvl w:val="0"/>
          <w:numId w:val="1"/>
        </w:numPr>
        <w:rPr>
          <w:b/>
        </w:rPr>
      </w:pPr>
      <w:r>
        <w:rPr>
          <w:b/>
        </w:rPr>
        <w:t xml:space="preserve">App Installation </w:t>
      </w:r>
      <w:proofErr w:type="gramStart"/>
      <w:r>
        <w:rPr>
          <w:b/>
        </w:rPr>
        <w:t>Feature :</w:t>
      </w:r>
      <w:proofErr w:type="gramEnd"/>
    </w:p>
    <w:p w:rsidR="009D2B95" w:rsidRDefault="008D549F" w14:paraId="62C252AF" w14:textId="77777777">
      <w:pPr>
        <w:ind w:left="1440"/>
      </w:pPr>
      <w:r>
        <w:t xml:space="preserve">Browsers </w:t>
      </w:r>
      <w:proofErr w:type="gramStart"/>
      <w:r>
        <w:t>Supported :</w:t>
      </w:r>
      <w:proofErr w:type="gramEnd"/>
      <w:r>
        <w:t xml:space="preserve"> </w:t>
      </w:r>
      <w:commentRangeStart w:id="17"/>
      <w:r>
        <w:t>Chrome</w:t>
      </w:r>
      <w:commentRangeEnd w:id="17"/>
      <w:r w:rsidR="00E439A8">
        <w:rPr>
          <w:rStyle w:val="CommentReference"/>
        </w:rPr>
        <w:commentReference w:id="17"/>
      </w:r>
    </w:p>
    <w:p w:rsidR="009D2B95" w:rsidRDefault="009D2B95" w14:paraId="62C252B0" w14:textId="77777777">
      <w:pPr>
        <w:ind w:left="1440"/>
      </w:pPr>
    </w:p>
    <w:p w:rsidR="009D2B95" w:rsidRDefault="009D2B95" w14:paraId="62C252B1" w14:textId="77777777">
      <w:pPr>
        <w:ind w:left="1440"/>
      </w:pPr>
    </w:p>
    <w:p w:rsidR="009D2B95" w:rsidDel="00E439A8" w:rsidRDefault="009D2B95" w14:paraId="62C252B2" w14:textId="39431DAF">
      <w:pPr>
        <w:ind w:left="1440"/>
        <w:rPr>
          <w:del w:author="Alan George" w:date="2020-11-17T13:34:00Z" w:id="18"/>
        </w:rPr>
      </w:pPr>
    </w:p>
    <w:p w:rsidR="009D2B95" w:rsidDel="00E439A8" w:rsidRDefault="009D2B95" w14:paraId="62C252B3" w14:textId="5ED683C3">
      <w:pPr>
        <w:ind w:left="1440"/>
        <w:rPr>
          <w:del w:author="Alan George" w:date="2020-11-17T13:34:00Z" w:id="19"/>
        </w:rPr>
      </w:pPr>
    </w:p>
    <w:p w:rsidR="009D2B95" w:rsidDel="00E439A8" w:rsidRDefault="009D2B95" w14:paraId="62C252B4" w14:textId="6689AABA">
      <w:pPr>
        <w:ind w:left="720"/>
        <w:rPr>
          <w:del w:author="Alan George" w:date="2020-11-17T13:34:00Z" w:id="20"/>
          <w:sz w:val="32"/>
          <w:szCs w:val="32"/>
        </w:rPr>
      </w:pPr>
    </w:p>
    <w:p w:rsidR="009D2B95" w:rsidDel="00E439A8" w:rsidRDefault="009D2B95" w14:paraId="62C252B5" w14:textId="4A678812">
      <w:pPr>
        <w:ind w:left="720"/>
        <w:rPr>
          <w:del w:author="Alan George" w:date="2020-11-17T13:34:00Z" w:id="21"/>
          <w:sz w:val="32"/>
          <w:szCs w:val="32"/>
        </w:rPr>
      </w:pPr>
    </w:p>
    <w:p w:rsidR="009D2B95" w:rsidDel="00E439A8" w:rsidRDefault="009D2B95" w14:paraId="62C252B6" w14:textId="00DC06F7">
      <w:pPr>
        <w:ind w:left="720"/>
        <w:rPr>
          <w:del w:author="Alan George" w:date="2020-11-17T13:34:00Z" w:id="22"/>
          <w:sz w:val="32"/>
          <w:szCs w:val="32"/>
        </w:rPr>
      </w:pPr>
    </w:p>
    <w:p w:rsidR="009D2B95" w:rsidDel="00E439A8" w:rsidRDefault="009D2B95" w14:paraId="62C252B7" w14:textId="1403DED7">
      <w:pPr>
        <w:ind w:left="720"/>
        <w:rPr>
          <w:del w:author="Alan George" w:date="2020-11-17T13:34:00Z" w:id="23"/>
          <w:sz w:val="32"/>
          <w:szCs w:val="32"/>
        </w:rPr>
      </w:pPr>
    </w:p>
    <w:p w:rsidR="009D2B95" w:rsidDel="00E439A8" w:rsidRDefault="009D2B95" w14:paraId="62C252B8" w14:textId="73889EEB">
      <w:pPr>
        <w:ind w:left="720"/>
        <w:rPr>
          <w:del w:author="Alan George" w:date="2020-11-17T13:34:00Z" w:id="24"/>
          <w:sz w:val="32"/>
          <w:szCs w:val="32"/>
        </w:rPr>
      </w:pPr>
    </w:p>
    <w:p w:rsidR="009D2B95" w:rsidDel="00E439A8" w:rsidRDefault="009D2B95" w14:paraId="62C252B9" w14:textId="5B458748">
      <w:pPr>
        <w:ind w:left="720"/>
        <w:rPr>
          <w:del w:author="Alan George" w:date="2020-11-17T13:34:00Z" w:id="25"/>
          <w:sz w:val="32"/>
          <w:szCs w:val="32"/>
        </w:rPr>
      </w:pPr>
    </w:p>
    <w:p w:rsidR="009D2B95" w:rsidDel="00E439A8" w:rsidRDefault="009D2B95" w14:paraId="62C252BA" w14:textId="1563B897">
      <w:pPr>
        <w:ind w:left="720"/>
        <w:rPr>
          <w:del w:author="Alan George" w:date="2020-11-17T13:34:00Z" w:id="26"/>
          <w:sz w:val="32"/>
          <w:szCs w:val="32"/>
        </w:rPr>
      </w:pPr>
    </w:p>
    <w:p w:rsidR="009D2B95" w:rsidDel="00E439A8" w:rsidRDefault="009D2B95" w14:paraId="62C252BB" w14:textId="2DAD2DC2">
      <w:pPr>
        <w:ind w:left="720"/>
        <w:rPr>
          <w:del w:author="Alan George" w:date="2020-11-17T13:34:00Z" w:id="27"/>
          <w:sz w:val="32"/>
          <w:szCs w:val="32"/>
        </w:rPr>
      </w:pPr>
    </w:p>
    <w:p w:rsidR="009D2B95" w:rsidDel="00E439A8" w:rsidRDefault="009D2B95" w14:paraId="62C252BC" w14:textId="67C12817">
      <w:pPr>
        <w:ind w:left="720"/>
        <w:rPr>
          <w:del w:author="Alan George" w:date="2020-11-17T13:34:00Z" w:id="28"/>
          <w:sz w:val="32"/>
          <w:szCs w:val="32"/>
        </w:rPr>
      </w:pPr>
    </w:p>
    <w:p w:rsidR="009D2B95" w:rsidDel="00E439A8" w:rsidRDefault="009D2B95" w14:paraId="62C252BD" w14:textId="782BF888">
      <w:pPr>
        <w:ind w:left="720"/>
        <w:rPr>
          <w:del w:author="Alan George" w:date="2020-11-17T13:34:00Z" w:id="29"/>
          <w:sz w:val="32"/>
          <w:szCs w:val="32"/>
        </w:rPr>
      </w:pPr>
    </w:p>
    <w:p w:rsidR="009D2B95" w:rsidDel="00E439A8" w:rsidRDefault="009D2B95" w14:paraId="62C252BE" w14:textId="49EA751D">
      <w:pPr>
        <w:ind w:left="720"/>
        <w:rPr>
          <w:del w:author="Alan George" w:date="2020-11-17T13:34:00Z" w:id="30"/>
          <w:sz w:val="32"/>
          <w:szCs w:val="32"/>
        </w:rPr>
      </w:pPr>
    </w:p>
    <w:p w:rsidR="009D2B95" w:rsidDel="00E439A8" w:rsidRDefault="009D2B95" w14:paraId="62C252BF" w14:textId="429BAF2E">
      <w:pPr>
        <w:ind w:left="720"/>
        <w:rPr>
          <w:del w:author="Alan George" w:date="2020-11-17T13:34:00Z" w:id="31"/>
          <w:sz w:val="32"/>
          <w:szCs w:val="32"/>
        </w:rPr>
      </w:pPr>
    </w:p>
    <w:p w:rsidR="009D2B95" w:rsidDel="00E439A8" w:rsidRDefault="009D2B95" w14:paraId="62C252C0" w14:textId="699C42C9">
      <w:pPr>
        <w:ind w:left="720"/>
        <w:rPr>
          <w:del w:author="Alan George" w:date="2020-11-17T13:34:00Z" w:id="32"/>
          <w:sz w:val="32"/>
          <w:szCs w:val="32"/>
        </w:rPr>
      </w:pPr>
    </w:p>
    <w:p w:rsidR="009D2B95" w:rsidDel="00E439A8" w:rsidRDefault="009D2B95" w14:paraId="62C252C1" w14:textId="2ABB1960">
      <w:pPr>
        <w:ind w:left="720"/>
        <w:rPr>
          <w:del w:author="Alan George" w:date="2020-11-17T13:34:00Z" w:id="33"/>
          <w:sz w:val="32"/>
          <w:szCs w:val="32"/>
        </w:rPr>
      </w:pPr>
    </w:p>
    <w:p w:rsidR="009D2B95" w:rsidDel="00E439A8" w:rsidRDefault="009D2B95" w14:paraId="62C252C2" w14:textId="66C9311E">
      <w:pPr>
        <w:ind w:left="720"/>
        <w:rPr>
          <w:del w:author="Alan George" w:date="2020-11-17T13:34:00Z" w:id="34"/>
          <w:sz w:val="32"/>
          <w:szCs w:val="32"/>
        </w:rPr>
      </w:pPr>
    </w:p>
    <w:p w:rsidR="009D2B95" w:rsidDel="00E439A8" w:rsidRDefault="009D2B95" w14:paraId="62C252C3" w14:textId="4F6E4369">
      <w:pPr>
        <w:ind w:left="720"/>
        <w:rPr>
          <w:del w:author="Alan George" w:date="2020-11-17T13:34:00Z" w:id="35"/>
          <w:sz w:val="32"/>
          <w:szCs w:val="32"/>
        </w:rPr>
      </w:pPr>
    </w:p>
    <w:p w:rsidR="009D2B95" w:rsidDel="00E439A8" w:rsidRDefault="009D2B95" w14:paraId="62C252C4" w14:textId="541CE21E">
      <w:pPr>
        <w:ind w:left="720"/>
        <w:rPr>
          <w:del w:author="Alan George" w:date="2020-11-17T13:34:00Z" w:id="36"/>
          <w:sz w:val="32"/>
          <w:szCs w:val="32"/>
        </w:rPr>
      </w:pPr>
    </w:p>
    <w:p w:rsidR="009D2B95" w:rsidDel="00E439A8" w:rsidRDefault="009D2B95" w14:paraId="62C252C5" w14:textId="731B83F8">
      <w:pPr>
        <w:ind w:left="720"/>
        <w:rPr>
          <w:del w:author="Alan George" w:date="2020-11-17T13:34:00Z" w:id="37"/>
          <w:sz w:val="32"/>
          <w:szCs w:val="32"/>
        </w:rPr>
      </w:pPr>
    </w:p>
    <w:p w:rsidR="009D2B95" w:rsidDel="00E439A8" w:rsidRDefault="009D2B95" w14:paraId="62C252C6" w14:textId="01A2B097">
      <w:pPr>
        <w:ind w:left="720"/>
        <w:rPr>
          <w:del w:author="Alan George" w:date="2020-11-17T13:34:00Z" w:id="38"/>
          <w:sz w:val="32"/>
          <w:szCs w:val="32"/>
        </w:rPr>
      </w:pPr>
    </w:p>
    <w:p w:rsidR="009D2B95" w:rsidDel="00E439A8" w:rsidRDefault="009D2B95" w14:paraId="62C252C7" w14:textId="595D4F1F">
      <w:pPr>
        <w:ind w:left="720"/>
        <w:rPr>
          <w:del w:author="Alan George" w:date="2020-11-17T13:34:00Z" w:id="39"/>
          <w:sz w:val="32"/>
          <w:szCs w:val="32"/>
        </w:rPr>
      </w:pPr>
    </w:p>
    <w:p w:rsidR="009D2B95" w:rsidDel="00E439A8" w:rsidRDefault="009D2B95" w14:paraId="62C252C8" w14:textId="6BB12FED">
      <w:pPr>
        <w:ind w:left="720"/>
        <w:rPr>
          <w:del w:author="Alan George" w:date="2020-11-17T13:34:00Z" w:id="40"/>
          <w:sz w:val="32"/>
          <w:szCs w:val="32"/>
        </w:rPr>
      </w:pPr>
    </w:p>
    <w:p w:rsidR="009D2B95" w:rsidRDefault="008D549F" w14:paraId="62C252C9" w14:textId="6E01EB00">
      <w:pPr>
        <w:pStyle w:val="Heading1"/>
        <w:jc w:val="center"/>
        <w:rPr>
          <w:b/>
          <w:u w:val="single"/>
        </w:rPr>
      </w:pPr>
      <w:bookmarkStart w:name="_heading=h.1t3h5sf" w:colFirst="0" w:colLast="0" w:id="41"/>
      <w:bookmarkEnd w:id="41"/>
      <w:r>
        <w:rPr>
          <w:b/>
          <w:u w:val="single"/>
        </w:rPr>
        <w:t xml:space="preserve">Technical Documentation for </w:t>
      </w:r>
      <w:bookmarkStart w:name="_Hlk56513428" w:id="42"/>
      <w:r>
        <w:rPr>
          <w:b/>
          <w:u w:val="single"/>
        </w:rPr>
        <w:t xml:space="preserve">QAT </w:t>
      </w:r>
      <w:del w:author="Alan George" w:date="2020-11-17T13:49:00Z" w:id="43">
        <w:r w:rsidDel="00C623F0">
          <w:rPr>
            <w:b/>
            <w:u w:val="single"/>
          </w:rPr>
          <w:delText xml:space="preserve">Pipeline </w:delText>
        </w:r>
      </w:del>
      <w:ins w:author="Alan George" w:date="2020-11-17T13:49:00Z" w:id="44">
        <w:r w:rsidR="00C623F0">
          <w:rPr>
            <w:b/>
            <w:u w:val="single"/>
          </w:rPr>
          <w:t>Pipe</w:t>
        </w:r>
        <w:r w:rsidR="00C623F0">
          <w:rPr>
            <w:b/>
            <w:u w:val="single"/>
          </w:rPr>
          <w:t>L</w:t>
        </w:r>
        <w:r w:rsidR="00C623F0">
          <w:rPr>
            <w:b/>
            <w:u w:val="single"/>
          </w:rPr>
          <w:t xml:space="preserve">ine </w:t>
        </w:r>
      </w:ins>
      <w:r>
        <w:rPr>
          <w:b/>
          <w:u w:val="single"/>
        </w:rPr>
        <w:t>DB to JSON Conversion Tool</w:t>
      </w:r>
      <w:bookmarkEnd w:id="42"/>
    </w:p>
    <w:p w:rsidR="009D2B95" w:rsidRDefault="008D549F" w14:paraId="62C252CA" w14:textId="77777777">
      <w:pPr>
        <w:pStyle w:val="Title"/>
        <w:keepNext w:val="0"/>
        <w:keepLines w:val="0"/>
        <w:spacing w:before="320" w:after="0" w:line="240" w:lineRule="auto"/>
        <w:rPr>
          <w:rFonts w:ascii="Proxima Nova" w:hAnsi="Proxima Nova" w:eastAsia="Proxima Nova" w:cs="Proxima Nova"/>
          <w:color w:val="353744"/>
          <w:sz w:val="72"/>
          <w:szCs w:val="72"/>
        </w:rPr>
      </w:pPr>
      <w:bookmarkStart w:name="_heading=h.4d34og8" w:colFirst="0" w:colLast="0" w:id="45"/>
      <w:bookmarkEnd w:id="45"/>
      <w:r>
        <w:rPr>
          <w:rFonts w:ascii="Proxima Nova" w:hAnsi="Proxima Nova" w:eastAsia="Proxima Nova" w:cs="Proxima Nova"/>
          <w:color w:val="353744"/>
          <w:sz w:val="72"/>
          <w:szCs w:val="72"/>
        </w:rPr>
        <w:t>QAT</w:t>
      </w:r>
    </w:p>
    <w:p w:rsidR="009D2B95" w:rsidP="2361F837" w:rsidRDefault="008D549F" w14:paraId="62C252CB" w14:textId="2816B1A7">
      <w:pPr>
        <w:pStyle w:val="Subtitle"/>
        <w:keepNext w:val="0"/>
        <w:keepLines w:val="0"/>
        <w:spacing w:after="0" w:line="240" w:lineRule="auto"/>
        <w:rPr>
          <w:rFonts w:ascii="Proxima Nova" w:hAnsi="Proxima Nova" w:eastAsia="Proxima Nova" w:cs="Proxima Nova"/>
          <w:b w:val="1"/>
          <w:bCs w:val="1"/>
          <w:sz w:val="28"/>
          <w:szCs w:val="28"/>
        </w:rPr>
      </w:pPr>
      <w:bookmarkStart w:name="_heading=h.2s8eyo1" w:colFirst="0" w:colLast="0" w:id="46"/>
      <w:bookmarkEnd w:id="46"/>
      <w:r w:rsidRPr="2361F837" w:rsidR="008D549F">
        <w:rPr>
          <w:rFonts w:ascii="Proxima Nova" w:hAnsi="Proxima Nova" w:eastAsia="Proxima Nova" w:cs="Proxima Nova"/>
          <w:b w:val="1"/>
          <w:bCs w:val="1"/>
          <w:sz w:val="28"/>
          <w:szCs w:val="28"/>
        </w:rPr>
        <w:t>(Pipe</w:t>
      </w:r>
      <w:ins w:author="Alexandra Mccollister" w:date="2020-11-18T14:33:18.752Z" w:id="2032305951">
        <w:r w:rsidRPr="2361F837" w:rsidR="7005B793">
          <w:rPr>
            <w:rFonts w:ascii="Proxima Nova" w:hAnsi="Proxima Nova" w:eastAsia="Proxima Nova" w:cs="Proxima Nova"/>
            <w:b w:val="1"/>
            <w:bCs w:val="1"/>
            <w:sz w:val="28"/>
            <w:szCs w:val="28"/>
          </w:rPr>
          <w:t>L</w:t>
        </w:r>
      </w:ins>
      <w:del w:author="Alexandra Mccollister" w:date="2020-11-18T14:33:18.324Z" w:id="1956213382">
        <w:r w:rsidRPr="2361F837" w:rsidDel="008D549F">
          <w:rPr>
            <w:rFonts w:ascii="Proxima Nova" w:hAnsi="Proxima Nova" w:eastAsia="Proxima Nova" w:cs="Proxima Nova"/>
            <w:b w:val="1"/>
            <w:bCs w:val="1"/>
            <w:sz w:val="28"/>
            <w:szCs w:val="28"/>
          </w:rPr>
          <w:delText>l</w:delText>
        </w:r>
      </w:del>
      <w:r w:rsidRPr="2361F837" w:rsidR="008D549F">
        <w:rPr>
          <w:rFonts w:ascii="Proxima Nova" w:hAnsi="Proxima Nova" w:eastAsia="Proxima Nova" w:cs="Proxima Nova"/>
          <w:b w:val="1"/>
          <w:bCs w:val="1"/>
          <w:sz w:val="28"/>
          <w:szCs w:val="28"/>
        </w:rPr>
        <w:t>ine Access DB to JSON Conversion Tool)</w:t>
      </w:r>
    </w:p>
    <w:p w:rsidR="009D2B95" w:rsidRDefault="008D549F" w14:paraId="62C252CC" w14:textId="77777777">
      <w:pPr>
        <w:pStyle w:val="Heading1"/>
        <w:keepNext w:val="0"/>
        <w:keepLines w:val="0"/>
        <w:spacing w:before="480" w:after="0" w:line="240" w:lineRule="auto"/>
        <w:rPr>
          <w:rFonts w:ascii="Proxima Nova" w:hAnsi="Proxima Nova" w:eastAsia="Proxima Nova" w:cs="Proxima Nova"/>
          <w:b/>
          <w:color w:val="353744"/>
          <w:sz w:val="28"/>
          <w:szCs w:val="28"/>
        </w:rPr>
      </w:pPr>
      <w:bookmarkStart w:name="_heading=h.17dp8vu" w:colFirst="0" w:colLast="0" w:id="47"/>
      <w:bookmarkEnd w:id="47"/>
      <w:r>
        <w:rPr>
          <w:rFonts w:ascii="Proxima Nova" w:hAnsi="Proxima Nova" w:eastAsia="Proxima Nova" w:cs="Proxima Nova"/>
          <w:b/>
          <w:color w:val="353744"/>
          <w:sz w:val="28"/>
          <w:szCs w:val="28"/>
        </w:rPr>
        <w:t>OVERVIEW</w:t>
      </w:r>
    </w:p>
    <w:p w:rsidR="009D2B95" w:rsidRDefault="008D549F" w14:paraId="62C252CD" w14:textId="1F4B5456">
      <w:pPr>
        <w:spacing w:before="200" w:line="312" w:lineRule="auto"/>
        <w:rPr>
          <w:rFonts w:ascii="Proxima Nova" w:hAnsi="Proxima Nova" w:eastAsia="Proxima Nova" w:cs="Proxima Nova"/>
          <w:color w:val="353744"/>
        </w:rPr>
      </w:pPr>
      <w:r w:rsidRPr="2F02B7F2" w:rsidR="008D549F">
        <w:rPr>
          <w:rFonts w:ascii="Proxima Nova" w:hAnsi="Proxima Nova" w:eastAsia="Proxima Nova" w:cs="Proxima Nova"/>
          <w:color w:val="353744"/>
        </w:rPr>
        <w:t xml:space="preserve">This software tool has been developed to convert the </w:t>
      </w:r>
      <w:del w:author="Alan George" w:date="2020-11-17T13:35:00Z" w:id="2127183377">
        <w:r w:rsidRPr="2F02B7F2" w:rsidDel="008D549F">
          <w:rPr>
            <w:rFonts w:ascii="Proxima Nova" w:hAnsi="Proxima Nova" w:eastAsia="Proxima Nova" w:cs="Proxima Nova"/>
            <w:color w:val="353744"/>
          </w:rPr>
          <w:delText xml:space="preserve">pipeline </w:delText>
        </w:r>
      </w:del>
      <w:ins w:author="Alan George" w:date="2020-11-17T13:35:00Z" w:id="235435774">
        <w:r w:rsidRPr="2F02B7F2" w:rsidR="00D7695E">
          <w:rPr>
            <w:rFonts w:ascii="Proxima Nova" w:hAnsi="Proxima Nova" w:eastAsia="Proxima Nova" w:cs="Proxima Nova"/>
            <w:color w:val="353744"/>
          </w:rPr>
          <w:t>PipeLine</w:t>
        </w:r>
        <w:r w:rsidRPr="2F02B7F2" w:rsidR="00D7695E">
          <w:rPr>
            <w:rFonts w:ascii="Proxima Nova" w:hAnsi="Proxima Nova" w:eastAsia="Proxima Nova" w:cs="Proxima Nova"/>
            <w:color w:val="353744"/>
          </w:rPr>
          <w:t xml:space="preserve"> </w:t>
        </w:r>
        <w:r w:rsidRPr="2F02B7F2" w:rsidR="00D7695E">
          <w:rPr>
            <w:rFonts w:ascii="Proxima Nova" w:hAnsi="Proxima Nova" w:eastAsia="Proxima Nova" w:cs="Proxima Nova"/>
            <w:color w:val="353744"/>
          </w:rPr>
          <w:t xml:space="preserve">MS </w:t>
        </w:r>
      </w:ins>
      <w:del w:author="Alan George" w:date="2020-11-17T13:35:00Z" w:id="499148046">
        <w:r w:rsidRPr="2F02B7F2" w:rsidDel="008D549F">
          <w:rPr>
            <w:rFonts w:ascii="Proxima Nova" w:hAnsi="Proxima Nova" w:eastAsia="Proxima Nova" w:cs="Proxima Nova"/>
            <w:color w:val="353744"/>
          </w:rPr>
          <w:delText xml:space="preserve">access </w:delText>
        </w:r>
      </w:del>
      <w:ins w:author="Alan George" w:date="2020-11-17T13:35:00Z" w:id="103291289">
        <w:r w:rsidRPr="2F02B7F2" w:rsidR="00D7695E">
          <w:rPr>
            <w:rFonts w:ascii="Proxima Nova" w:hAnsi="Proxima Nova" w:eastAsia="Proxima Nova" w:cs="Proxima Nova"/>
            <w:color w:val="353744"/>
          </w:rPr>
          <w:t>A</w:t>
        </w:r>
        <w:r w:rsidRPr="2F02B7F2" w:rsidR="00D7695E">
          <w:rPr>
            <w:rFonts w:ascii="Proxima Nova" w:hAnsi="Proxima Nova" w:eastAsia="Proxima Nova" w:cs="Proxima Nova"/>
            <w:color w:val="353744"/>
          </w:rPr>
          <w:t xml:space="preserve">ccess </w:t>
        </w:r>
      </w:ins>
      <w:r w:rsidRPr="2F02B7F2" w:rsidR="008D549F">
        <w:rPr>
          <w:rFonts w:ascii="Proxima Nova" w:hAnsi="Proxima Nova" w:eastAsia="Proxima Nova" w:cs="Proxima Nova"/>
          <w:color w:val="353744"/>
        </w:rPr>
        <w:t xml:space="preserve">database </w:t>
      </w:r>
      <w:ins w:author="Alan George" w:date="2020-11-18T22:24:23.802Z" w:id="1096799765">
        <w:r w:rsidRPr="2F02B7F2" w:rsidR="3EC1C929">
          <w:rPr>
            <w:rFonts w:ascii="Proxima Nova" w:hAnsi="Proxima Nova" w:eastAsia="Proxima Nova" w:cs="Proxima Nova"/>
            <w:color w:val="353744"/>
          </w:rPr>
          <w:t xml:space="preserve">(.accdb) </w:t>
        </w:r>
      </w:ins>
      <w:r w:rsidRPr="2F02B7F2" w:rsidR="008D549F">
        <w:rPr>
          <w:rFonts w:ascii="Proxima Nova" w:hAnsi="Proxima Nova" w:eastAsia="Proxima Nova" w:cs="Proxima Nova"/>
          <w:color w:val="353744"/>
        </w:rPr>
        <w:t xml:space="preserve">to </w:t>
      </w:r>
      <w:del w:author="Alan George" w:date="2020-11-17T13:36:00Z" w:id="1133831588">
        <w:r w:rsidRPr="2F02B7F2" w:rsidDel="008D549F">
          <w:rPr>
            <w:rFonts w:ascii="Proxima Nova" w:hAnsi="Proxima Nova" w:eastAsia="Proxima Nova" w:cs="Proxima Nova"/>
            <w:color w:val="353744"/>
          </w:rPr>
          <w:delText xml:space="preserve">the </w:delText>
        </w:r>
      </w:del>
      <w:ins w:author="Alan George" w:date="2020-11-17T13:36:00Z" w:id="283627425">
        <w:r w:rsidRPr="2F02B7F2" w:rsidR="00D7695E">
          <w:rPr>
            <w:rFonts w:ascii="Proxima Nova" w:hAnsi="Proxima Nova" w:eastAsia="Proxima Nova" w:cs="Proxima Nova"/>
            <w:color w:val="353744"/>
          </w:rPr>
          <w:t>a</w:t>
        </w:r>
        <w:r w:rsidRPr="2F02B7F2" w:rsidR="00D7695E">
          <w:rPr>
            <w:rFonts w:ascii="Proxima Nova" w:hAnsi="Proxima Nova" w:eastAsia="Proxima Nova" w:cs="Proxima Nova"/>
            <w:color w:val="353744"/>
          </w:rPr>
          <w:t xml:space="preserve"> </w:t>
        </w:r>
      </w:ins>
      <w:r w:rsidRPr="2F02B7F2" w:rsidR="008D549F">
        <w:rPr>
          <w:rFonts w:ascii="Proxima Nova" w:hAnsi="Proxima Nova" w:eastAsia="Proxima Nova" w:cs="Proxima Nova"/>
          <w:color w:val="353744"/>
        </w:rPr>
        <w:t>JSON format data file to use it in</w:t>
      </w:r>
      <w:r w:rsidRPr="2F02B7F2" w:rsidR="008D549F">
        <w:rPr>
          <w:rFonts w:ascii="Proxima Nova" w:hAnsi="Proxima Nova" w:eastAsia="Proxima Nova" w:cs="Proxima Nova"/>
          <w:color w:val="353744"/>
        </w:rPr>
        <w:t xml:space="preserve"> an easy way. It is a standalone application </w:t>
      </w:r>
      <w:commentRangeStart w:id="54"/>
      <w:r w:rsidRPr="2F02B7F2" w:rsidR="008D549F">
        <w:rPr>
          <w:rFonts w:ascii="Proxima Nova" w:hAnsi="Proxima Nova" w:eastAsia="Proxima Nova" w:cs="Proxima Nova"/>
          <w:color w:val="353744"/>
        </w:rPr>
        <w:t>and it do</w:t>
      </w:r>
      <w:ins w:author="Alan George" w:date="2020-11-17T13:36:00Z" w:id="819591375">
        <w:r w:rsidRPr="2F02B7F2" w:rsidR="00D7695E">
          <w:rPr>
            <w:rFonts w:ascii="Proxima Nova" w:hAnsi="Proxima Nova" w:eastAsia="Proxima Nova" w:cs="Proxima Nova"/>
            <w:color w:val="353744"/>
          </w:rPr>
          <w:t xml:space="preserve">es </w:t>
        </w:r>
      </w:ins>
      <w:r w:rsidRPr="2F02B7F2" w:rsidR="008D549F">
        <w:rPr>
          <w:rFonts w:ascii="Proxima Nova" w:hAnsi="Proxima Nova" w:eastAsia="Proxima Nova" w:cs="Proxima Nova"/>
          <w:color w:val="353744"/>
        </w:rPr>
        <w:t>n</w:t>
      </w:r>
      <w:ins w:author="Alan George" w:date="2020-11-17T13:36:00Z" w:id="1830782575">
        <w:r w:rsidRPr="2F02B7F2" w:rsidR="00D7695E">
          <w:rPr>
            <w:rFonts w:ascii="Proxima Nova" w:hAnsi="Proxima Nova" w:eastAsia="Proxima Nova" w:cs="Proxima Nova"/>
            <w:color w:val="353744"/>
          </w:rPr>
          <w:t>o</w:t>
        </w:r>
      </w:ins>
      <w:r w:rsidRPr="2F02B7F2" w:rsidR="008D549F">
        <w:rPr>
          <w:rFonts w:ascii="Proxima Nova" w:hAnsi="Proxima Nova" w:eastAsia="Proxima Nova" w:cs="Proxima Nova"/>
          <w:color w:val="353744"/>
        </w:rPr>
        <w:t>t need internet access. So, end users can easily install this tool on their machines and use it in offline mode</w:t>
      </w:r>
      <w:commentRangeEnd w:id="54"/>
      <w:r>
        <w:rPr>
          <w:rStyle w:val="CommentReference"/>
        </w:rPr>
        <w:commentReference w:id="54"/>
      </w:r>
      <w:r w:rsidRPr="2F02B7F2" w:rsidR="008D549F">
        <w:rPr>
          <w:rFonts w:ascii="Proxima Nova" w:hAnsi="Proxima Nova" w:eastAsia="Proxima Nova" w:cs="Proxima Nova"/>
          <w:color w:val="353744"/>
        </w:rPr>
        <w:t>. Also, this tool has a feature that allows the user to choose preferable language options</w:t>
      </w:r>
      <w:r w:rsidRPr="2F02B7F2" w:rsidR="008D549F">
        <w:rPr>
          <w:rFonts w:ascii="Proxima Nova" w:hAnsi="Proxima Nova" w:eastAsia="Proxima Nova" w:cs="Proxima Nova"/>
          <w:color w:val="353744"/>
        </w:rPr>
        <w:t>.</w:t>
      </w:r>
    </w:p>
    <w:p w:rsidR="009D2B95" w:rsidRDefault="008D549F" w14:paraId="62C252CE" w14:textId="77777777">
      <w:pPr>
        <w:pStyle w:val="Heading1"/>
        <w:keepNext w:val="0"/>
        <w:keepLines w:val="0"/>
        <w:spacing w:before="480" w:after="0" w:line="240" w:lineRule="auto"/>
        <w:rPr>
          <w:rFonts w:ascii="Proxima Nova" w:hAnsi="Proxima Nova" w:eastAsia="Proxima Nova" w:cs="Proxima Nova"/>
          <w:b/>
          <w:color w:val="353744"/>
          <w:sz w:val="28"/>
          <w:szCs w:val="28"/>
        </w:rPr>
      </w:pPr>
      <w:bookmarkStart w:name="_heading=h.3rdcrjn" w:colFirst="0" w:colLast="0" w:id="57"/>
      <w:bookmarkEnd w:id="57"/>
      <w:r>
        <w:rPr>
          <w:rFonts w:ascii="Proxima Nova" w:hAnsi="Proxima Nova" w:eastAsia="Proxima Nova" w:cs="Proxima Nova"/>
          <w:b/>
          <w:color w:val="353744"/>
          <w:sz w:val="28"/>
          <w:szCs w:val="28"/>
        </w:rPr>
        <w:t>GOALS</w:t>
      </w:r>
    </w:p>
    <w:p w:rsidR="009D2B95" w:rsidRDefault="008D549F" w14:paraId="62C252CF" w14:textId="3C6712BA">
      <w:pPr>
        <w:spacing w:before="200" w:line="312" w:lineRule="auto"/>
        <w:ind w:firstLine="720"/>
        <w:rPr>
          <w:rFonts w:ascii="Proxima Nova" w:hAnsi="Proxima Nova" w:eastAsia="Proxima Nova" w:cs="Proxima Nova"/>
          <w:color w:val="353744"/>
        </w:rPr>
      </w:pPr>
      <w:r>
        <w:rPr>
          <w:rFonts w:ascii="Proxima Nova" w:hAnsi="Proxima Nova" w:eastAsia="Proxima Nova" w:cs="Proxima Nova"/>
          <w:color w:val="353744"/>
        </w:rPr>
        <w:t xml:space="preserve">The main goal of this tool is to convert the </w:t>
      </w:r>
      <w:ins w:author="Alan George" w:date="2020-11-17T13:43:00Z" w:id="58">
        <w:r w:rsidR="00624B4F">
          <w:rPr>
            <w:rFonts w:ascii="Proxima Nova" w:hAnsi="Proxima Nova" w:eastAsia="Proxima Nova" w:cs="Proxima Nova"/>
            <w:color w:val="353744"/>
          </w:rPr>
          <w:t>PipeLine</w:t>
        </w:r>
        <w:r w:rsidR="00624B4F">
          <w:rPr>
            <w:rFonts w:ascii="Proxima Nova" w:hAnsi="Proxima Nova" w:eastAsia="Proxima Nova" w:cs="Proxima Nova"/>
            <w:color w:val="353744"/>
          </w:rPr>
          <w:t xml:space="preserve"> </w:t>
        </w:r>
        <w:r w:rsidR="00624B4F">
          <w:rPr>
            <w:rFonts w:ascii="Proxima Nova" w:hAnsi="Proxima Nova" w:eastAsia="Proxima Nova" w:cs="Proxima Nova"/>
            <w:color w:val="353744"/>
          </w:rPr>
          <w:t>MS A</w:t>
        </w:r>
        <w:r w:rsidR="00624B4F">
          <w:rPr>
            <w:rFonts w:ascii="Proxima Nova" w:hAnsi="Proxima Nova" w:eastAsia="Proxima Nova" w:cs="Proxima Nova"/>
            <w:color w:val="353744"/>
          </w:rPr>
          <w:t xml:space="preserve">ccess </w:t>
        </w:r>
      </w:ins>
      <w:del w:author="Alan George" w:date="2020-11-17T13:43:00Z" w:id="59">
        <w:r w:rsidDel="00624B4F">
          <w:rPr>
            <w:rFonts w:ascii="Proxima Nova" w:hAnsi="Proxima Nova" w:eastAsia="Proxima Nova" w:cs="Proxima Nova"/>
            <w:color w:val="353744"/>
          </w:rPr>
          <w:delText xml:space="preserve">pipeline access </w:delText>
        </w:r>
      </w:del>
      <w:r>
        <w:rPr>
          <w:rFonts w:ascii="Proxima Nova" w:hAnsi="Proxima Nova" w:eastAsia="Proxima Nova" w:cs="Proxima Nova"/>
          <w:color w:val="353744"/>
        </w:rPr>
        <w:t>database into JSON data.</w:t>
      </w:r>
    </w:p>
    <w:p w:rsidR="009D2B95" w:rsidRDefault="008D549F" w14:paraId="62C252D0" w14:textId="77777777">
      <w:pPr>
        <w:pStyle w:val="Heading1"/>
        <w:keepNext w:val="0"/>
        <w:keepLines w:val="0"/>
        <w:spacing w:before="480" w:after="0" w:line="240" w:lineRule="auto"/>
        <w:rPr>
          <w:rFonts w:ascii="Proxima Nova" w:hAnsi="Proxima Nova" w:eastAsia="Proxima Nova" w:cs="Proxima Nova"/>
          <w:b/>
          <w:color w:val="353744"/>
          <w:sz w:val="28"/>
          <w:szCs w:val="28"/>
        </w:rPr>
      </w:pPr>
      <w:bookmarkStart w:name="_heading=h.26in1rg" w:colFirst="0" w:colLast="0" w:id="60"/>
      <w:bookmarkEnd w:id="60"/>
      <w:r>
        <w:rPr>
          <w:rFonts w:ascii="Proxima Nova" w:hAnsi="Proxima Nova" w:eastAsia="Proxima Nova" w:cs="Proxima Nova"/>
          <w:b/>
          <w:color w:val="353744"/>
          <w:sz w:val="28"/>
          <w:szCs w:val="28"/>
        </w:rPr>
        <w:t>SYSTEM CONFIGURATION REQUIREMENTS</w:t>
      </w:r>
    </w:p>
    <w:p w:rsidR="009D2B95" w:rsidRDefault="008D549F" w14:paraId="62C252D1" w14:textId="1E423968">
      <w:pPr>
        <w:spacing w:before="200" w:line="312" w:lineRule="auto"/>
        <w:rPr>
          <w:rFonts w:ascii="Proxima Nova" w:hAnsi="Proxima Nova" w:eastAsia="Proxima Nova" w:cs="Proxima Nova"/>
          <w:color w:val="353744"/>
        </w:rPr>
      </w:pPr>
      <w:r>
        <w:rPr>
          <w:rFonts w:ascii="Proxima Nova" w:hAnsi="Proxima Nova" w:eastAsia="Proxima Nova" w:cs="Proxima Nova"/>
          <w:color w:val="353744"/>
        </w:rPr>
        <w:t xml:space="preserve">As this is the standalone application, users </w:t>
      </w:r>
      <w:del w:author="Alan George" w:date="2020-11-17T13:43:00Z" w:id="61">
        <w:r w:rsidDel="00624B4F">
          <w:rPr>
            <w:rFonts w:ascii="Proxima Nova" w:hAnsi="Proxima Nova" w:eastAsia="Proxima Nova" w:cs="Proxima Nova"/>
            <w:color w:val="353744"/>
          </w:rPr>
          <w:delText>have to</w:delText>
        </w:r>
      </w:del>
      <w:ins w:author="Alan George" w:date="2020-11-17T13:43:00Z" w:id="62">
        <w:r w:rsidR="00624B4F">
          <w:rPr>
            <w:rFonts w:ascii="Proxima Nova" w:hAnsi="Proxima Nova" w:eastAsia="Proxima Nova" w:cs="Proxima Nova"/>
            <w:color w:val="353744"/>
          </w:rPr>
          <w:t>must</w:t>
        </w:r>
      </w:ins>
      <w:r>
        <w:rPr>
          <w:rFonts w:ascii="Proxima Nova" w:hAnsi="Proxima Nova" w:eastAsia="Proxima Nova" w:cs="Proxima Nova"/>
          <w:color w:val="353744"/>
        </w:rPr>
        <w:t xml:space="preserve"> have the below </w:t>
      </w:r>
      <w:del w:author="Alan George" w:date="2020-11-17T13:43:00Z" w:id="63">
        <w:r w:rsidDel="006B2860">
          <w:rPr>
            <w:rFonts w:ascii="Proxima Nova" w:hAnsi="Proxima Nova" w:eastAsia="Proxima Nova" w:cs="Proxima Nova"/>
            <w:color w:val="353744"/>
          </w:rPr>
          <w:delText xml:space="preserve">normal </w:delText>
        </w:r>
      </w:del>
      <w:r>
        <w:rPr>
          <w:rFonts w:ascii="Proxima Nova" w:hAnsi="Proxima Nova" w:eastAsia="Proxima Nova" w:cs="Proxima Nova"/>
          <w:color w:val="353744"/>
        </w:rPr>
        <w:t xml:space="preserve">system configuration to use this tool on their system. </w:t>
      </w:r>
    </w:p>
    <w:p w:rsidR="009D2B95" w:rsidRDefault="008D549F" w14:paraId="62C252D2" w14:textId="77777777">
      <w:pPr>
        <w:spacing w:before="200" w:line="312" w:lineRule="auto"/>
        <w:rPr>
          <w:rFonts w:ascii="Proxima Nova" w:hAnsi="Proxima Nova" w:eastAsia="Proxima Nova" w:cs="Proxima Nova"/>
          <w:i/>
          <w:color w:val="353744"/>
        </w:rPr>
      </w:pPr>
      <w:r>
        <w:rPr>
          <w:rFonts w:ascii="Proxima Nova" w:hAnsi="Proxima Nova" w:eastAsia="Proxima Nova" w:cs="Proxima Nova"/>
          <w:color w:val="353744"/>
        </w:rPr>
        <w:t xml:space="preserve">Operating System: </w:t>
      </w:r>
      <w:r>
        <w:rPr>
          <w:rFonts w:ascii="Proxima Nova" w:hAnsi="Proxima Nova" w:eastAsia="Proxima Nova" w:cs="Proxima Nova"/>
          <w:i/>
          <w:color w:val="353744"/>
        </w:rPr>
        <w:t>Windows / Linux / Ubuntu</w:t>
      </w:r>
    </w:p>
    <w:p w:rsidR="009D2B95" w:rsidRDefault="008D549F" w14:paraId="62C252D3" w14:textId="77777777">
      <w:pPr>
        <w:spacing w:before="200" w:line="312" w:lineRule="auto"/>
        <w:rPr>
          <w:rFonts w:ascii="Proxima Nova" w:hAnsi="Proxima Nova" w:eastAsia="Proxima Nova" w:cs="Proxima Nova"/>
          <w:i/>
          <w:color w:val="353744"/>
        </w:rPr>
      </w:pPr>
      <w:r>
        <w:rPr>
          <w:rFonts w:ascii="Proxima Nova" w:hAnsi="Proxima Nova" w:eastAsia="Proxima Nova" w:cs="Proxima Nova"/>
          <w:color w:val="353744"/>
        </w:rPr>
        <w:t xml:space="preserve">Other </w:t>
      </w:r>
      <w:proofErr w:type="gramStart"/>
      <w:r>
        <w:rPr>
          <w:rFonts w:ascii="Proxima Nova" w:hAnsi="Proxima Nova" w:eastAsia="Proxima Nova" w:cs="Proxima Nova"/>
          <w:color w:val="353744"/>
        </w:rPr>
        <w:t>Software :</w:t>
      </w:r>
      <w:proofErr w:type="gramEnd"/>
      <w:r>
        <w:rPr>
          <w:rFonts w:ascii="Proxima Nova" w:hAnsi="Proxima Nova" w:eastAsia="Proxima Nova" w:cs="Proxima Nova"/>
          <w:color w:val="353744"/>
        </w:rPr>
        <w:t xml:space="preserve"> </w:t>
      </w:r>
      <w:r>
        <w:rPr>
          <w:rFonts w:ascii="Proxima Nova" w:hAnsi="Proxima Nova" w:eastAsia="Proxima Nova" w:cs="Proxima Nova"/>
          <w:i/>
          <w:color w:val="353744"/>
        </w:rPr>
        <w:t>Java JDK 1.8 and above.</w:t>
      </w:r>
    </w:p>
    <w:p w:rsidR="009D2B95" w:rsidRDefault="008D549F" w14:paraId="62C252D4" w14:textId="353B1964">
      <w:pPr>
        <w:spacing w:before="200" w:line="312" w:lineRule="auto"/>
        <w:rPr>
          <w:rFonts w:ascii="Proxima Nova" w:hAnsi="Proxima Nova" w:eastAsia="Proxima Nova" w:cs="Proxima Nova"/>
          <w:color w:val="353744"/>
        </w:rPr>
      </w:pPr>
      <w:r>
        <w:rPr>
          <w:rFonts w:ascii="Proxima Nova" w:hAnsi="Proxima Nova" w:eastAsia="Proxima Nova" w:cs="Proxima Nova"/>
          <w:color w:val="353744"/>
        </w:rPr>
        <w:t xml:space="preserve">If the system has a </w:t>
      </w:r>
      <w:del w:author="Alan George" w:date="2020-11-17T13:43:00Z" w:id="64">
        <w:r w:rsidDel="006B2860">
          <w:rPr>
            <w:rFonts w:ascii="Proxima Nova" w:hAnsi="Proxima Nova" w:eastAsia="Proxima Nova" w:cs="Proxima Nova"/>
            <w:color w:val="353744"/>
          </w:rPr>
          <w:delText xml:space="preserve">windows </w:delText>
        </w:r>
      </w:del>
      <w:ins w:author="Alan George" w:date="2020-11-17T13:43:00Z" w:id="65">
        <w:r w:rsidR="006B2860">
          <w:rPr>
            <w:rFonts w:ascii="Proxima Nova" w:hAnsi="Proxima Nova" w:eastAsia="Proxima Nova" w:cs="Proxima Nova"/>
            <w:color w:val="353744"/>
          </w:rPr>
          <w:t>W</w:t>
        </w:r>
        <w:r w:rsidR="006B2860">
          <w:rPr>
            <w:rFonts w:ascii="Proxima Nova" w:hAnsi="Proxima Nova" w:eastAsia="Proxima Nova" w:cs="Proxima Nova"/>
            <w:color w:val="353744"/>
          </w:rPr>
          <w:t xml:space="preserve">indows </w:t>
        </w:r>
      </w:ins>
      <w:r>
        <w:rPr>
          <w:rFonts w:ascii="Proxima Nova" w:hAnsi="Proxima Nova" w:eastAsia="Proxima Nova" w:cs="Proxima Nova"/>
          <w:color w:val="353744"/>
        </w:rPr>
        <w:t xml:space="preserve">operating system then </w:t>
      </w:r>
      <w:r>
        <w:rPr>
          <w:rFonts w:ascii="Proxima Nova" w:hAnsi="Proxima Nova" w:eastAsia="Proxima Nova" w:cs="Proxima Nova"/>
          <w:color w:val="353744"/>
        </w:rPr>
        <w:t xml:space="preserve">the user </w:t>
      </w:r>
      <w:r>
        <w:rPr>
          <w:rFonts w:ascii="Proxima Nova" w:hAnsi="Proxima Nova" w:eastAsia="Proxima Nova" w:cs="Proxima Nova"/>
          <w:color w:val="353744"/>
        </w:rPr>
        <w:t>has to download and use the .exe file of the tool</w:t>
      </w:r>
      <w:ins w:author="Alan George" w:date="2020-11-17T13:44:00Z" w:id="66">
        <w:r w:rsidR="006B2860">
          <w:rPr>
            <w:rFonts w:ascii="Proxima Nova" w:hAnsi="Proxima Nova" w:eastAsia="Proxima Nova" w:cs="Proxima Nova"/>
            <w:color w:val="353744"/>
          </w:rPr>
          <w:t>;</w:t>
        </w:r>
      </w:ins>
      <w:r>
        <w:rPr>
          <w:rFonts w:ascii="Proxima Nova" w:hAnsi="Proxima Nova" w:eastAsia="Proxima Nova" w:cs="Proxima Nova"/>
          <w:color w:val="353744"/>
        </w:rPr>
        <w:t xml:space="preserve"> </w:t>
      </w:r>
      <w:del w:author="Alan George" w:date="2020-11-17T13:44:00Z" w:id="67">
        <w:r w:rsidDel="006B2860">
          <w:rPr>
            <w:rFonts w:ascii="Proxima Nova" w:hAnsi="Proxima Nova" w:eastAsia="Proxima Nova" w:cs="Proxima Nova"/>
            <w:color w:val="353744"/>
          </w:rPr>
          <w:delText xml:space="preserve">and </w:delText>
        </w:r>
      </w:del>
      <w:ins w:author="Alan George" w:date="2020-11-17T13:44:00Z" w:id="68">
        <w:r w:rsidR="006B2860">
          <w:rPr>
            <w:rFonts w:ascii="Proxima Nova" w:hAnsi="Proxima Nova" w:eastAsia="Proxima Nova" w:cs="Proxima Nova"/>
            <w:color w:val="353744"/>
          </w:rPr>
          <w:t xml:space="preserve">if </w:t>
        </w:r>
        <w:r w:rsidR="006B2860">
          <w:rPr>
            <w:rFonts w:ascii="Proxima Nova" w:hAnsi="Proxima Nova" w:eastAsia="Proxima Nova" w:cs="Proxima Nova"/>
            <w:color w:val="353744"/>
          </w:rPr>
          <w:t xml:space="preserve">the user </w:t>
        </w:r>
      </w:ins>
      <w:del w:author="Alan George" w:date="2020-11-17T13:44:00Z" w:id="69">
        <w:r w:rsidDel="006B2860">
          <w:rPr>
            <w:rFonts w:ascii="Proxima Nova" w:hAnsi="Proxima Nova" w:eastAsia="Proxima Nova" w:cs="Proxima Nova"/>
            <w:color w:val="353744"/>
          </w:rPr>
          <w:delText xml:space="preserve">in case of </w:delText>
        </w:r>
      </w:del>
      <w:ins w:author="Alan George" w:date="2020-11-17T13:44:00Z" w:id="70">
        <w:r w:rsidR="006B2860">
          <w:rPr>
            <w:rFonts w:ascii="Proxima Nova" w:hAnsi="Proxima Nova" w:eastAsia="Proxima Nova" w:cs="Proxima Nova"/>
            <w:color w:val="353744"/>
          </w:rPr>
          <w:t xml:space="preserve">has </w:t>
        </w:r>
      </w:ins>
      <w:r>
        <w:rPr>
          <w:rFonts w:ascii="Proxima Nova" w:hAnsi="Proxima Nova" w:eastAsia="Proxima Nova" w:cs="Proxima Nova"/>
          <w:color w:val="353744"/>
        </w:rPr>
        <w:t xml:space="preserve">Linux operating system, </w:t>
      </w:r>
      <w:del w:author="Alan George" w:date="2020-11-17T13:44:00Z" w:id="71">
        <w:r w:rsidDel="006B2860">
          <w:rPr>
            <w:rFonts w:ascii="Proxima Nova" w:hAnsi="Proxima Nova" w:eastAsia="Proxima Nova" w:cs="Proxima Nova"/>
            <w:color w:val="353744"/>
          </w:rPr>
          <w:delText xml:space="preserve">user </w:delText>
        </w:r>
      </w:del>
      <w:ins w:author="Alan George" w:date="2020-11-17T13:44:00Z" w:id="72">
        <w:r w:rsidR="006B2860">
          <w:rPr>
            <w:rFonts w:ascii="Proxima Nova" w:hAnsi="Proxima Nova" w:eastAsia="Proxima Nova" w:cs="Proxima Nova"/>
            <w:color w:val="353744"/>
          </w:rPr>
          <w:t xml:space="preserve">they </w:t>
        </w:r>
      </w:ins>
      <w:r>
        <w:rPr>
          <w:rFonts w:ascii="Proxima Nova" w:hAnsi="Proxima Nova" w:eastAsia="Proxima Nova" w:cs="Proxima Nova"/>
          <w:color w:val="353744"/>
        </w:rPr>
        <w:t xml:space="preserve">can use an </w:t>
      </w:r>
      <w:commentRangeStart w:id="73"/>
      <w:r>
        <w:rPr>
          <w:rFonts w:ascii="Proxima Nova" w:hAnsi="Proxima Nova" w:eastAsia="Proxima Nova" w:cs="Proxima Nova"/>
          <w:color w:val="353744"/>
        </w:rPr>
        <w:t>executable file</w:t>
      </w:r>
      <w:commentRangeEnd w:id="73"/>
      <w:r w:rsidR="00CC66AE">
        <w:rPr>
          <w:rStyle w:val="CommentReference"/>
        </w:rPr>
        <w:commentReference w:id="73"/>
      </w:r>
      <w:r>
        <w:rPr>
          <w:rFonts w:ascii="Proxima Nova" w:hAnsi="Proxima Nova" w:eastAsia="Proxima Nova" w:cs="Proxima Nova"/>
          <w:color w:val="353744"/>
        </w:rPr>
        <w:t>.</w:t>
      </w:r>
    </w:p>
    <w:p w:rsidR="009D2B95" w:rsidRDefault="008D549F" w14:paraId="62C252D5" w14:textId="77777777">
      <w:pPr>
        <w:pStyle w:val="Heading1"/>
        <w:keepNext w:val="0"/>
        <w:keepLines w:val="0"/>
        <w:spacing w:before="480" w:after="0" w:line="240" w:lineRule="auto"/>
        <w:rPr>
          <w:rFonts w:ascii="Proxima Nova" w:hAnsi="Proxima Nova" w:eastAsia="Proxima Nova" w:cs="Proxima Nova"/>
          <w:b/>
          <w:color w:val="353744"/>
          <w:sz w:val="28"/>
          <w:szCs w:val="28"/>
        </w:rPr>
      </w:pPr>
      <w:bookmarkStart w:name="_heading=h.lnxbz9" w:colFirst="0" w:colLast="0" w:id="74"/>
      <w:bookmarkEnd w:id="74"/>
      <w:r>
        <w:rPr>
          <w:rFonts w:ascii="Proxima Nova" w:hAnsi="Proxima Nova" w:eastAsia="Proxima Nova" w:cs="Proxima Nova"/>
          <w:b/>
          <w:color w:val="353744"/>
          <w:sz w:val="28"/>
          <w:szCs w:val="28"/>
        </w:rPr>
        <w:t>FUNCTIONALITY REQUIREMENTS</w:t>
      </w:r>
    </w:p>
    <w:p w:rsidR="009D2B95" w:rsidRDefault="008D549F" w14:paraId="62C252D6" w14:textId="77777777">
      <w:pPr>
        <w:spacing w:before="200" w:line="312" w:lineRule="auto"/>
        <w:rPr>
          <w:rFonts w:ascii="Proxima Nova" w:hAnsi="Proxima Nova" w:eastAsia="Proxima Nova" w:cs="Proxima Nova"/>
          <w:color w:val="353744"/>
        </w:rPr>
      </w:pPr>
      <w:r>
        <w:rPr>
          <w:rFonts w:ascii="Proxima Nova" w:hAnsi="Proxima Nova" w:eastAsia="Proxima Nova" w:cs="Proxima Nova"/>
          <w:color w:val="353744"/>
        </w:rPr>
        <w:t>Users should provide the correct access database</w:t>
      </w:r>
      <w:r>
        <w:rPr>
          <w:rFonts w:ascii="Proxima Nova" w:hAnsi="Proxima Nova" w:eastAsia="Proxima Nova" w:cs="Proxima Nova"/>
          <w:color w:val="353744"/>
        </w:rPr>
        <w:t xml:space="preserve"> file to the tool to generate the correct JSON output file.</w:t>
      </w:r>
    </w:p>
    <w:p w:rsidR="009D2B95" w:rsidRDefault="009D2B95" w14:paraId="62C252D7" w14:textId="77777777">
      <w:pPr>
        <w:spacing w:before="200" w:line="312" w:lineRule="auto"/>
        <w:rPr>
          <w:rFonts w:ascii="Proxima Nova" w:hAnsi="Proxima Nova" w:eastAsia="Proxima Nova" w:cs="Proxima Nova"/>
          <w:color w:val="353744"/>
        </w:rPr>
      </w:pPr>
    </w:p>
    <w:p w:rsidR="009D2B95" w:rsidRDefault="008D549F" w14:paraId="62C252D8" w14:textId="77777777">
      <w:pPr>
        <w:pStyle w:val="Heading1"/>
        <w:keepNext w:val="0"/>
        <w:keepLines w:val="0"/>
        <w:spacing w:before="480" w:after="0" w:line="240" w:lineRule="auto"/>
        <w:rPr>
          <w:rFonts w:ascii="Proxima Nova" w:hAnsi="Proxima Nova" w:eastAsia="Proxima Nova" w:cs="Proxima Nova"/>
          <w:b/>
          <w:color w:val="353744"/>
          <w:sz w:val="28"/>
          <w:szCs w:val="28"/>
        </w:rPr>
      </w:pPr>
      <w:bookmarkStart w:name="_heading=h.35nkun2" w:colFirst="0" w:colLast="0" w:id="75"/>
      <w:bookmarkEnd w:id="75"/>
      <w:r>
        <w:rPr>
          <w:rFonts w:ascii="Proxima Nova" w:hAnsi="Proxima Nova" w:eastAsia="Proxima Nova" w:cs="Proxima Nova"/>
          <w:b/>
          <w:color w:val="353744"/>
          <w:sz w:val="28"/>
          <w:szCs w:val="28"/>
        </w:rPr>
        <w:lastRenderedPageBreak/>
        <w:t>FUNCTIONAL DIAGRAM</w:t>
      </w:r>
    </w:p>
    <w:p w:rsidR="009D2B95" w:rsidRDefault="009D2B95" w14:paraId="62C252D9" w14:textId="77777777">
      <w:pPr>
        <w:spacing w:before="200" w:line="312" w:lineRule="auto"/>
        <w:rPr>
          <w:rFonts w:ascii="Proxima Nova" w:hAnsi="Proxima Nova" w:eastAsia="Proxima Nova" w:cs="Proxima Nova"/>
          <w:color w:val="353744"/>
        </w:rPr>
      </w:pPr>
    </w:p>
    <w:p w:rsidR="009D2B95" w:rsidP="2F02B7F2" w:rsidRDefault="008D549F" w14:paraId="62C252DA" w14:textId="77777777">
      <w:pPr>
        <w:spacing w:before="200" w:line="312" w:lineRule="auto"/>
        <w:jc w:val="center"/>
        <w:rPr>
          <w:rFonts w:ascii="Proxima Nova" w:hAnsi="Proxima Nova" w:eastAsia="Proxima Nova" w:cs="Proxima Nova"/>
          <w:color w:val="353744"/>
        </w:rPr>
        <w:pPrChange w:author="Alan George" w:date="2020-11-17T13:50:00Z" w:id="76">
          <w:pPr>
            <w:spacing w:before="200" w:line="312" w:lineRule="auto"/>
          </w:pPr>
        </w:pPrChange>
      </w:pPr>
      <w:r>
        <w:rPr>
          <w:rFonts w:ascii="Proxima Nova" w:hAnsi="Proxima Nova" w:eastAsia="Proxima Nova" w:cs="Proxima Nova"/>
          <w:noProof/>
          <w:color w:val="353744"/>
        </w:rPr>
        <w:drawing>
          <wp:inline distT="114300" distB="114300" distL="114300" distR="114300" wp14:anchorId="62C25316" wp14:editId="1D712590">
            <wp:extent cx="4886696" cy="1106815"/>
            <wp:effectExtent l="0" t="0" r="9525"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977651" cy="1127416"/>
                    </a:xfrm>
                    <a:prstGeom prst="rect">
                      <a:avLst/>
                    </a:prstGeom>
                    <a:ln/>
                  </pic:spPr>
                </pic:pic>
              </a:graphicData>
            </a:graphic>
          </wp:inline>
        </w:drawing>
      </w:r>
    </w:p>
    <w:p w:rsidR="009D2B95" w:rsidRDefault="008D549F" w14:paraId="62C252DB" w14:textId="77777777">
      <w:pPr>
        <w:pStyle w:val="Heading1"/>
        <w:keepNext w:val="0"/>
        <w:keepLines w:val="0"/>
        <w:spacing w:before="480" w:after="0" w:line="240" w:lineRule="auto"/>
        <w:rPr>
          <w:rFonts w:ascii="Proxima Nova" w:hAnsi="Proxima Nova" w:eastAsia="Proxima Nova" w:cs="Proxima Nova"/>
          <w:b/>
          <w:color w:val="353744"/>
          <w:sz w:val="28"/>
          <w:szCs w:val="28"/>
        </w:rPr>
      </w:pPr>
      <w:bookmarkStart w:name="_heading=h.1ksv4uv" w:colFirst="0" w:colLast="0" w:id="77"/>
      <w:bookmarkEnd w:id="77"/>
      <w:r>
        <w:rPr>
          <w:rFonts w:ascii="Proxima Nova" w:hAnsi="Proxima Nova" w:eastAsia="Proxima Nova" w:cs="Proxima Nova"/>
          <w:b/>
          <w:color w:val="353744"/>
          <w:sz w:val="28"/>
          <w:szCs w:val="28"/>
        </w:rPr>
        <w:t>HOW TO USE</w:t>
      </w:r>
    </w:p>
    <w:p w:rsidR="009D2B95" w:rsidRDefault="008D549F" w14:paraId="62C252DC" w14:textId="19334FBC">
      <w:pPr>
        <w:spacing w:before="200" w:line="312" w:lineRule="auto"/>
        <w:rPr>
          <w:rFonts w:ascii="Proxima Nova" w:hAnsi="Proxima Nova" w:eastAsia="Proxima Nova" w:cs="Proxima Nova"/>
          <w:color w:val="353744"/>
        </w:rPr>
      </w:pPr>
      <w:del w:author="Alan George" w:date="2020-11-17T13:45:00Z" w:id="78">
        <w:r w:rsidDel="00CC66AE">
          <w:rPr>
            <w:rFonts w:ascii="Proxima Nova" w:hAnsi="Proxima Nova" w:eastAsia="Proxima Nova" w:cs="Proxima Nova"/>
            <w:color w:val="353744"/>
          </w:rPr>
          <w:delText>Users have to f</w:delText>
        </w:r>
      </w:del>
      <w:ins w:author="Alan George" w:date="2020-11-17T13:45:00Z" w:id="79">
        <w:r w:rsidR="00CC66AE">
          <w:rPr>
            <w:rFonts w:ascii="Proxima Nova" w:hAnsi="Proxima Nova" w:eastAsia="Proxima Nova" w:cs="Proxima Nova"/>
            <w:color w:val="353744"/>
          </w:rPr>
          <w:t>F</w:t>
        </w:r>
      </w:ins>
      <w:r>
        <w:rPr>
          <w:rFonts w:ascii="Proxima Nova" w:hAnsi="Proxima Nova" w:eastAsia="Proxima Nova" w:cs="Proxima Nova"/>
          <w:color w:val="353744"/>
        </w:rPr>
        <w:t xml:space="preserve">ollow the below steps to use this tool to convert the </w:t>
      </w:r>
      <w:ins w:author="Alan George" w:date="2020-11-17T13:46:00Z" w:id="80">
        <w:r w:rsidR="00CC66AE">
          <w:rPr>
            <w:rFonts w:ascii="Proxima Nova" w:hAnsi="Proxima Nova" w:eastAsia="Proxima Nova" w:cs="Proxima Nova"/>
            <w:color w:val="353744"/>
          </w:rPr>
          <w:t>PipeLine</w:t>
        </w:r>
        <w:r w:rsidR="00CC66AE">
          <w:rPr>
            <w:rFonts w:ascii="Proxima Nova" w:hAnsi="Proxima Nova" w:eastAsia="Proxima Nova" w:cs="Proxima Nova"/>
            <w:color w:val="353744"/>
          </w:rPr>
          <w:t xml:space="preserve"> </w:t>
        </w:r>
        <w:r w:rsidR="00CC66AE">
          <w:rPr>
            <w:rFonts w:ascii="Proxima Nova" w:hAnsi="Proxima Nova" w:eastAsia="Proxima Nova" w:cs="Proxima Nova"/>
            <w:color w:val="353744"/>
          </w:rPr>
          <w:t>MS A</w:t>
        </w:r>
        <w:r w:rsidR="00CC66AE">
          <w:rPr>
            <w:rFonts w:ascii="Proxima Nova" w:hAnsi="Proxima Nova" w:eastAsia="Proxima Nova" w:cs="Proxima Nova"/>
            <w:color w:val="353744"/>
          </w:rPr>
          <w:t xml:space="preserve">ccess </w:t>
        </w:r>
      </w:ins>
      <w:del w:author="Alan George" w:date="2020-11-17T13:46:00Z" w:id="81">
        <w:r w:rsidDel="00CC66AE">
          <w:rPr>
            <w:rFonts w:ascii="Proxima Nova" w:hAnsi="Proxima Nova" w:eastAsia="Proxima Nova" w:cs="Proxima Nova"/>
            <w:color w:val="353744"/>
          </w:rPr>
          <w:delText xml:space="preserve">pipeline </w:delText>
        </w:r>
      </w:del>
      <w:r>
        <w:rPr>
          <w:rFonts w:ascii="Proxima Nova" w:hAnsi="Proxima Nova" w:eastAsia="Proxima Nova" w:cs="Proxima Nova"/>
          <w:color w:val="353744"/>
        </w:rPr>
        <w:t>database to JSON</w:t>
      </w:r>
      <w:del w:author="Alan George" w:date="2020-11-17T13:46:00Z" w:id="82">
        <w:r w:rsidDel="00CC66AE">
          <w:rPr>
            <w:rFonts w:ascii="Proxima Nova" w:hAnsi="Proxima Nova" w:eastAsia="Proxima Nova" w:cs="Proxima Nova"/>
            <w:color w:val="353744"/>
          </w:rPr>
          <w:delText>.</w:delText>
        </w:r>
      </w:del>
      <w:ins w:author="Alan George" w:date="2020-11-17T13:46:00Z" w:id="83">
        <w:r w:rsidR="00CC66AE">
          <w:rPr>
            <w:rFonts w:ascii="Proxima Nova" w:hAnsi="Proxima Nova" w:eastAsia="Proxima Nova" w:cs="Proxima Nova"/>
            <w:color w:val="353744"/>
          </w:rPr>
          <w:t>:</w:t>
        </w:r>
      </w:ins>
    </w:p>
    <w:p w:rsidR="009D2B95" w:rsidRDefault="008D549F" w14:paraId="62C252DD" w14:textId="77777777">
      <w:pPr>
        <w:numPr>
          <w:ilvl w:val="0"/>
          <w:numId w:val="2"/>
        </w:numPr>
        <w:spacing w:before="200" w:line="312" w:lineRule="auto"/>
        <w:rPr>
          <w:rFonts w:ascii="Proxima Nova" w:hAnsi="Proxima Nova" w:eastAsia="Proxima Nova" w:cs="Proxima Nova"/>
          <w:color w:val="353744"/>
        </w:rPr>
      </w:pPr>
      <w:r>
        <w:rPr>
          <w:rFonts w:ascii="Proxima Nova" w:hAnsi="Proxima Nova" w:eastAsia="Proxima Nova" w:cs="Proxima Nova"/>
          <w:color w:val="353744"/>
        </w:rPr>
        <w:t xml:space="preserve">Run the .exe file / .java executable file </w:t>
      </w:r>
    </w:p>
    <w:p w:rsidR="009D2B95" w:rsidRDefault="008D549F" w14:paraId="62C252DE" w14:textId="068DF254">
      <w:pPr>
        <w:numPr>
          <w:ilvl w:val="0"/>
          <w:numId w:val="2"/>
        </w:numPr>
        <w:spacing w:line="312" w:lineRule="auto"/>
        <w:rPr>
          <w:rFonts w:ascii="Proxima Nova" w:hAnsi="Proxima Nova" w:eastAsia="Proxima Nova" w:cs="Proxima Nova"/>
          <w:color w:val="353744"/>
        </w:rPr>
      </w:pPr>
      <w:r>
        <w:rPr>
          <w:rFonts w:ascii="Proxima Nova" w:hAnsi="Proxima Nova" w:eastAsia="Proxima Nova" w:cs="Proxima Nova"/>
          <w:color w:val="353744"/>
        </w:rPr>
        <w:t>Click on the first brow</w:t>
      </w:r>
      <w:r>
        <w:rPr>
          <w:rFonts w:ascii="Proxima Nova" w:hAnsi="Proxima Nova" w:eastAsia="Proxima Nova" w:cs="Proxima Nova"/>
          <w:color w:val="353744"/>
        </w:rPr>
        <w:t xml:space="preserve">se button to choose </w:t>
      </w:r>
      <w:ins w:author="Alan George" w:date="2020-11-17T13:48:00Z" w:id="84">
        <w:r w:rsidR="002A2033">
          <w:rPr>
            <w:rFonts w:ascii="Proxima Nova" w:hAnsi="Proxima Nova" w:eastAsia="Proxima Nova" w:cs="Proxima Nova"/>
            <w:color w:val="353744"/>
          </w:rPr>
          <w:t xml:space="preserve">the </w:t>
        </w:r>
        <w:r w:rsidR="002A2033">
          <w:rPr>
            <w:rFonts w:ascii="Proxima Nova" w:hAnsi="Proxima Nova" w:eastAsia="Proxima Nova" w:cs="Proxima Nova"/>
            <w:color w:val="353744"/>
          </w:rPr>
          <w:t>PipeLine</w:t>
        </w:r>
        <w:r w:rsidR="002A2033">
          <w:rPr>
            <w:rFonts w:ascii="Proxima Nova" w:hAnsi="Proxima Nova" w:eastAsia="Proxima Nova" w:cs="Proxima Nova"/>
            <w:color w:val="353744"/>
          </w:rPr>
          <w:t xml:space="preserve"> </w:t>
        </w:r>
        <w:r w:rsidR="002A2033">
          <w:rPr>
            <w:rFonts w:ascii="Proxima Nova" w:hAnsi="Proxima Nova" w:eastAsia="Proxima Nova" w:cs="Proxima Nova"/>
            <w:color w:val="353744"/>
          </w:rPr>
          <w:t>MS A</w:t>
        </w:r>
        <w:r w:rsidR="002A2033">
          <w:rPr>
            <w:rFonts w:ascii="Proxima Nova" w:hAnsi="Proxima Nova" w:eastAsia="Proxima Nova" w:cs="Proxima Nova"/>
            <w:color w:val="353744"/>
          </w:rPr>
          <w:t xml:space="preserve">ccess </w:t>
        </w:r>
      </w:ins>
      <w:del w:author="Alan George" w:date="2020-11-17T13:48:00Z" w:id="85">
        <w:r w:rsidDel="002A2033">
          <w:rPr>
            <w:rFonts w:ascii="Proxima Nova" w:hAnsi="Proxima Nova" w:eastAsia="Proxima Nova" w:cs="Proxima Nova"/>
            <w:color w:val="353744"/>
          </w:rPr>
          <w:delText xml:space="preserve">access </w:delText>
        </w:r>
      </w:del>
      <w:r>
        <w:rPr>
          <w:rFonts w:ascii="Proxima Nova" w:hAnsi="Proxima Nova" w:eastAsia="Proxima Nova" w:cs="Proxima Nova"/>
          <w:color w:val="353744"/>
        </w:rPr>
        <w:t>database file</w:t>
      </w:r>
      <w:del w:author="Alan George" w:date="2020-11-17T13:48:00Z" w:id="86">
        <w:r w:rsidDel="00AA6CD4">
          <w:rPr>
            <w:rFonts w:ascii="Proxima Nova" w:hAnsi="Proxima Nova" w:eastAsia="Proxima Nova" w:cs="Proxima Nova"/>
            <w:color w:val="353744"/>
          </w:rPr>
          <w:delText xml:space="preserve"> as an input file</w:delText>
        </w:r>
      </w:del>
      <w:r>
        <w:rPr>
          <w:rFonts w:ascii="Proxima Nova" w:hAnsi="Proxima Nova" w:eastAsia="Proxima Nova" w:cs="Proxima Nova"/>
          <w:color w:val="353744"/>
        </w:rPr>
        <w:t xml:space="preserve">. </w:t>
      </w:r>
      <w:del w:author="Alan George" w:date="2020-11-17T13:48:00Z" w:id="87">
        <w:r w:rsidDel="00AA6CD4">
          <w:rPr>
            <w:rFonts w:ascii="Proxima Nova" w:hAnsi="Proxima Nova" w:eastAsia="Proxima Nova" w:cs="Proxima Nova"/>
            <w:color w:val="353744"/>
          </w:rPr>
          <w:delText xml:space="preserve">File </w:delText>
        </w:r>
      </w:del>
      <w:ins w:author="Alan George" w:date="2020-11-17T13:48:00Z" w:id="88">
        <w:r w:rsidR="00AA6CD4">
          <w:rPr>
            <w:rFonts w:ascii="Proxima Nova" w:hAnsi="Proxima Nova" w:eastAsia="Proxima Nova" w:cs="Proxima Nova"/>
            <w:color w:val="353744"/>
          </w:rPr>
          <w:t>The f</w:t>
        </w:r>
        <w:r w:rsidR="00AA6CD4">
          <w:rPr>
            <w:rFonts w:ascii="Proxima Nova" w:hAnsi="Proxima Nova" w:eastAsia="Proxima Nova" w:cs="Proxima Nova"/>
            <w:color w:val="353744"/>
          </w:rPr>
          <w:t>ile</w:t>
        </w:r>
        <w:r w:rsidR="00AA6CD4">
          <w:rPr>
            <w:rFonts w:ascii="Proxima Nova" w:hAnsi="Proxima Nova" w:eastAsia="Proxima Nova" w:cs="Proxima Nova"/>
            <w:color w:val="353744"/>
          </w:rPr>
          <w:t xml:space="preserve">’s </w:t>
        </w:r>
      </w:ins>
      <w:r>
        <w:rPr>
          <w:rFonts w:ascii="Proxima Nova" w:hAnsi="Proxima Nova" w:eastAsia="Proxima Nova" w:cs="Proxima Nova"/>
          <w:color w:val="353744"/>
        </w:rPr>
        <w:t xml:space="preserve">location will show </w:t>
      </w:r>
      <w:del w:author="Alan George" w:date="2020-11-17T13:48:00Z" w:id="89">
        <w:r w:rsidDel="00AA6CD4">
          <w:rPr>
            <w:rFonts w:ascii="Proxima Nova" w:hAnsi="Proxima Nova" w:eastAsia="Proxima Nova" w:cs="Proxima Nova"/>
            <w:color w:val="353744"/>
          </w:rPr>
          <w:delText>below</w:delText>
        </w:r>
      </w:del>
      <w:ins w:author="Alan George" w:date="2020-11-17T13:48:00Z" w:id="90">
        <w:r w:rsidR="00AA6CD4">
          <w:rPr>
            <w:rFonts w:ascii="Proxima Nova" w:hAnsi="Proxima Nova" w:eastAsia="Proxima Nova" w:cs="Proxima Nova"/>
            <w:color w:val="353744"/>
          </w:rPr>
          <w:t>underneath</w:t>
        </w:r>
      </w:ins>
      <w:del w:author="Alan George" w:date="2020-11-17T13:48:00Z" w:id="91">
        <w:r w:rsidDel="00AA6CD4">
          <w:rPr>
            <w:rFonts w:ascii="Proxima Nova" w:hAnsi="Proxima Nova" w:eastAsia="Proxima Nova" w:cs="Proxima Nova"/>
            <w:color w:val="353744"/>
          </w:rPr>
          <w:delText xml:space="preserve"> of it</w:delText>
        </w:r>
      </w:del>
      <w:r>
        <w:rPr>
          <w:rFonts w:ascii="Proxima Nova" w:hAnsi="Proxima Nova" w:eastAsia="Proxima Nova" w:cs="Proxima Nova"/>
          <w:color w:val="353744"/>
        </w:rPr>
        <w:t>.</w:t>
      </w:r>
    </w:p>
    <w:p w:rsidR="009D2B95" w:rsidRDefault="008D549F" w14:paraId="62C252DF" w14:textId="27CB6D2B">
      <w:pPr>
        <w:numPr>
          <w:ilvl w:val="0"/>
          <w:numId w:val="2"/>
        </w:numPr>
        <w:spacing w:line="312" w:lineRule="auto"/>
        <w:rPr>
          <w:rFonts w:ascii="Proxima Nova" w:hAnsi="Proxima Nova" w:eastAsia="Proxima Nova" w:cs="Proxima Nova"/>
          <w:color w:val="353744"/>
        </w:rPr>
      </w:pPr>
      <w:r>
        <w:rPr>
          <w:rFonts w:ascii="Proxima Nova" w:hAnsi="Proxima Nova" w:eastAsia="Proxima Nova" w:cs="Proxima Nova"/>
          <w:color w:val="353744"/>
        </w:rPr>
        <w:t xml:space="preserve">Click on the second browse button to choose </w:t>
      </w:r>
      <w:ins w:author="Alan George" w:date="2020-11-17T13:48:00Z" w:id="92">
        <w:r w:rsidR="00AA6CD4">
          <w:rPr>
            <w:rFonts w:ascii="Proxima Nova" w:hAnsi="Proxima Nova" w:eastAsia="Proxima Nova" w:cs="Proxima Nova"/>
            <w:color w:val="353744"/>
          </w:rPr>
          <w:t xml:space="preserve">a </w:t>
        </w:r>
      </w:ins>
      <w:r>
        <w:rPr>
          <w:rFonts w:ascii="Proxima Nova" w:hAnsi="Proxima Nova" w:eastAsia="Proxima Nova" w:cs="Proxima Nova"/>
          <w:color w:val="353744"/>
        </w:rPr>
        <w:t xml:space="preserve">folder </w:t>
      </w:r>
      <w:del w:author="Alan George" w:date="2020-11-17T13:48:00Z" w:id="93">
        <w:r w:rsidDel="00AA6CD4">
          <w:rPr>
            <w:rFonts w:ascii="Proxima Nova" w:hAnsi="Proxima Nova" w:eastAsia="Proxima Nova" w:cs="Proxima Nova"/>
            <w:color w:val="353744"/>
          </w:rPr>
          <w:delText xml:space="preserve">location </w:delText>
        </w:r>
      </w:del>
      <w:r>
        <w:rPr>
          <w:rFonts w:ascii="Proxima Nova" w:hAnsi="Proxima Nova" w:eastAsia="Proxima Nova" w:cs="Proxima Nova"/>
          <w:color w:val="353744"/>
        </w:rPr>
        <w:t xml:space="preserve">where you want to save the output </w:t>
      </w:r>
      <w:ins w:author="Alan George" w:date="2020-11-17T13:48:00Z" w:id="94">
        <w:r w:rsidR="00AA6CD4">
          <w:rPr>
            <w:rFonts w:ascii="Proxima Nova" w:hAnsi="Proxima Nova" w:eastAsia="Proxima Nova" w:cs="Proxima Nova"/>
            <w:color w:val="353744"/>
          </w:rPr>
          <w:t xml:space="preserve">JSON </w:t>
        </w:r>
      </w:ins>
      <w:r>
        <w:rPr>
          <w:rFonts w:ascii="Proxima Nova" w:hAnsi="Proxima Nova" w:eastAsia="Proxima Nova" w:cs="Proxima Nova"/>
          <w:color w:val="353744"/>
        </w:rPr>
        <w:t>file.</w:t>
      </w:r>
    </w:p>
    <w:p w:rsidR="009D2B95" w:rsidRDefault="008D549F" w14:paraId="62C252E0" w14:textId="77777777">
      <w:pPr>
        <w:numPr>
          <w:ilvl w:val="0"/>
          <w:numId w:val="2"/>
        </w:numPr>
        <w:spacing w:line="312" w:lineRule="auto"/>
        <w:rPr>
          <w:rFonts w:ascii="Proxima Nova" w:hAnsi="Proxima Nova" w:eastAsia="Proxima Nova" w:cs="Proxima Nova"/>
          <w:color w:val="353744"/>
        </w:rPr>
      </w:pPr>
      <w:r>
        <w:rPr>
          <w:rFonts w:ascii="Proxima Nova" w:hAnsi="Proxima Nova" w:eastAsia="Proxima Nova" w:cs="Proxima Nova"/>
          <w:color w:val="353744"/>
        </w:rPr>
        <w:t>Click on the convert button to start the conversion function</w:t>
      </w:r>
      <w:r>
        <w:rPr>
          <w:rFonts w:ascii="Proxima Nova" w:hAnsi="Proxima Nova" w:eastAsia="Proxima Nova" w:cs="Proxima Nova"/>
          <w:color w:val="353744"/>
        </w:rPr>
        <w:t>ality.</w:t>
      </w:r>
    </w:p>
    <w:p w:rsidR="009D2B95" w:rsidRDefault="008D549F" w14:paraId="62C252E1" w14:textId="28C385EA">
      <w:pPr>
        <w:numPr>
          <w:ilvl w:val="0"/>
          <w:numId w:val="2"/>
        </w:numPr>
        <w:spacing w:line="312" w:lineRule="auto"/>
        <w:rPr>
          <w:rFonts w:ascii="Proxima Nova" w:hAnsi="Proxima Nova" w:eastAsia="Proxima Nova" w:cs="Proxima Nova"/>
          <w:color w:val="353744"/>
        </w:rPr>
      </w:pPr>
      <w:r>
        <w:rPr>
          <w:rFonts w:ascii="Proxima Nova" w:hAnsi="Proxima Nova" w:eastAsia="Proxima Nova" w:cs="Proxima Nova"/>
          <w:color w:val="353744"/>
        </w:rPr>
        <w:t xml:space="preserve">After conversion is done, you will get the output file details. </w:t>
      </w:r>
      <w:del w:author="Alan George" w:date="2020-11-17T13:49:00Z" w:id="95">
        <w:r w:rsidDel="00C623F0">
          <w:rPr>
            <w:rFonts w:ascii="Proxima Nova" w:hAnsi="Proxima Nova" w:eastAsia="Proxima Nova" w:cs="Proxima Nova"/>
            <w:color w:val="353744"/>
          </w:rPr>
          <w:delText xml:space="preserve">You can use it to get the output json file. </w:delText>
        </w:r>
      </w:del>
      <w:r>
        <w:rPr>
          <w:rFonts w:ascii="Proxima Nova" w:hAnsi="Proxima Nova" w:eastAsia="Proxima Nova" w:cs="Proxima Nova"/>
          <w:color w:val="353744"/>
        </w:rPr>
        <w:t xml:space="preserve">If </w:t>
      </w:r>
      <w:del w:author="Alan George" w:date="2020-11-17T13:49:00Z" w:id="96">
        <w:r w:rsidDel="00C623F0">
          <w:rPr>
            <w:rFonts w:ascii="Proxima Nova" w:hAnsi="Proxima Nova" w:eastAsia="Proxima Nova" w:cs="Proxima Nova"/>
            <w:color w:val="353744"/>
          </w:rPr>
          <w:delText xml:space="preserve">you get any </w:delText>
        </w:r>
      </w:del>
      <w:ins w:author="Alan George" w:date="2020-11-17T13:49:00Z" w:id="97">
        <w:r w:rsidR="00C623F0">
          <w:rPr>
            <w:rFonts w:ascii="Proxima Nova" w:hAnsi="Proxima Nova" w:eastAsia="Proxima Nova" w:cs="Proxima Nova"/>
            <w:color w:val="353744"/>
          </w:rPr>
          <w:t xml:space="preserve">an </w:t>
        </w:r>
      </w:ins>
      <w:r>
        <w:rPr>
          <w:rFonts w:ascii="Proxima Nova" w:hAnsi="Proxima Nova" w:eastAsia="Proxima Nova" w:cs="Proxima Nova"/>
          <w:color w:val="353744"/>
        </w:rPr>
        <w:t xml:space="preserve">error </w:t>
      </w:r>
      <w:proofErr w:type="spellStart"/>
      <w:r>
        <w:rPr>
          <w:rFonts w:ascii="Proxima Nova" w:hAnsi="Proxima Nova" w:eastAsia="Proxima Nova" w:cs="Proxima Nova"/>
          <w:color w:val="353744"/>
        </w:rPr>
        <w:t>occurre</w:t>
      </w:r>
      <w:ins w:author="Alan George" w:date="2020-11-17T13:49:00Z" w:id="98">
        <w:r w:rsidR="00C623F0">
          <w:rPr>
            <w:rFonts w:ascii="Proxima Nova" w:hAnsi="Proxima Nova" w:eastAsia="Proxima Nova" w:cs="Proxima Nova"/>
            <w:color w:val="353744"/>
          </w:rPr>
          <w:t>s</w:t>
        </w:r>
      </w:ins>
      <w:proofErr w:type="spellEnd"/>
      <w:del w:author="Alan George" w:date="2020-11-17T13:49:00Z" w:id="99">
        <w:r w:rsidDel="00C623F0">
          <w:rPr>
            <w:rFonts w:ascii="Proxima Nova" w:hAnsi="Proxima Nova" w:eastAsia="Proxima Nova" w:cs="Proxima Nova"/>
            <w:color w:val="353744"/>
          </w:rPr>
          <w:delText>d</w:delText>
        </w:r>
      </w:del>
      <w:r>
        <w:rPr>
          <w:rFonts w:ascii="Proxima Nova" w:hAnsi="Proxima Nova" w:eastAsia="Proxima Nova" w:cs="Proxima Nova"/>
          <w:color w:val="353744"/>
        </w:rPr>
        <w:t xml:space="preserve"> while converting the file, </w:t>
      </w:r>
      <w:ins w:author="Alan George" w:date="2020-11-17T13:49:00Z" w:id="100">
        <w:r w:rsidR="00C623F0">
          <w:rPr>
            <w:rFonts w:ascii="Proxima Nova" w:hAnsi="Proxima Nova" w:eastAsia="Proxima Nova" w:cs="Proxima Nova"/>
            <w:color w:val="353744"/>
          </w:rPr>
          <w:t xml:space="preserve">the </w:t>
        </w:r>
      </w:ins>
      <w:r>
        <w:rPr>
          <w:rFonts w:ascii="Proxima Nova" w:hAnsi="Proxima Nova" w:eastAsia="Proxima Nova" w:cs="Proxima Nova"/>
          <w:color w:val="353744"/>
        </w:rPr>
        <w:t xml:space="preserve">error will </w:t>
      </w:r>
      <w:ins w:author="Alan George" w:date="2020-11-17T13:49:00Z" w:id="101">
        <w:r w:rsidR="00C623F0">
          <w:rPr>
            <w:rFonts w:ascii="Proxima Nova" w:hAnsi="Proxima Nova" w:eastAsia="Proxima Nova" w:cs="Proxima Nova"/>
            <w:color w:val="353744"/>
          </w:rPr>
          <w:t xml:space="preserve">be </w:t>
        </w:r>
      </w:ins>
      <w:r>
        <w:rPr>
          <w:rFonts w:ascii="Proxima Nova" w:hAnsi="Proxima Nova" w:eastAsia="Proxima Nova" w:cs="Proxima Nova"/>
          <w:color w:val="353744"/>
        </w:rPr>
        <w:t>show</w:t>
      </w:r>
      <w:ins w:author="Alan George" w:date="2020-11-17T13:49:00Z" w:id="102">
        <w:r w:rsidR="00C623F0">
          <w:rPr>
            <w:rFonts w:ascii="Proxima Nova" w:hAnsi="Proxima Nova" w:eastAsia="Proxima Nova" w:cs="Proxima Nova"/>
            <w:color w:val="353744"/>
          </w:rPr>
          <w:t>n</w:t>
        </w:r>
      </w:ins>
      <w:r>
        <w:rPr>
          <w:rFonts w:ascii="Proxima Nova" w:hAnsi="Proxima Nova" w:eastAsia="Proxima Nova" w:cs="Proxima Nova"/>
          <w:color w:val="353744"/>
        </w:rPr>
        <w:t xml:space="preserve"> on the screen.</w:t>
      </w:r>
    </w:p>
    <w:p w:rsidR="009D2B95" w:rsidDel="00C623F0" w:rsidRDefault="009D2B95" w14:paraId="62C252E2" w14:textId="6FF533FA">
      <w:pPr>
        <w:pStyle w:val="Heading1"/>
        <w:keepNext w:val="0"/>
        <w:keepLines w:val="0"/>
        <w:spacing w:before="480" w:after="0" w:line="240" w:lineRule="auto"/>
        <w:rPr>
          <w:del w:author="Alan George" w:date="2020-11-17T13:49:00Z" w:id="103"/>
          <w:rFonts w:ascii="Proxima Nova" w:hAnsi="Proxima Nova" w:eastAsia="Proxima Nova" w:cs="Proxima Nova"/>
          <w:b/>
          <w:color w:val="353744"/>
          <w:sz w:val="28"/>
          <w:szCs w:val="28"/>
        </w:rPr>
      </w:pPr>
      <w:bookmarkStart w:name="_heading=h.44sinio" w:colFirst="0" w:colLast="0" w:id="104"/>
      <w:bookmarkEnd w:id="104"/>
    </w:p>
    <w:p w:rsidR="009D2B95" w:rsidDel="00C623F0" w:rsidRDefault="009D2B95" w14:paraId="62C252E3" w14:textId="2CD7F316">
      <w:pPr>
        <w:pStyle w:val="Heading1"/>
        <w:keepNext w:val="0"/>
        <w:keepLines w:val="0"/>
        <w:spacing w:before="480" w:after="0" w:line="240" w:lineRule="auto"/>
        <w:rPr>
          <w:del w:author="Alan George" w:date="2020-11-17T13:49:00Z" w:id="105"/>
          <w:rFonts w:ascii="Proxima Nova" w:hAnsi="Proxima Nova" w:eastAsia="Proxima Nova" w:cs="Proxima Nova"/>
          <w:b/>
          <w:color w:val="353744"/>
          <w:sz w:val="28"/>
          <w:szCs w:val="28"/>
        </w:rPr>
      </w:pPr>
      <w:bookmarkStart w:name="_heading=h.2jxsxqh" w:colFirst="0" w:colLast="0" w:id="106"/>
      <w:bookmarkEnd w:id="106"/>
    </w:p>
    <w:p w:rsidR="009D2B95" w:rsidDel="00C623F0" w:rsidRDefault="009D2B95" w14:paraId="62C252E4" w14:textId="739550CE">
      <w:pPr>
        <w:pStyle w:val="Heading1"/>
        <w:keepNext w:val="0"/>
        <w:keepLines w:val="0"/>
        <w:spacing w:before="480" w:after="0" w:line="240" w:lineRule="auto"/>
        <w:rPr>
          <w:del w:author="Alan George" w:date="2020-11-17T13:49:00Z" w:id="107"/>
          <w:rFonts w:ascii="Proxima Nova" w:hAnsi="Proxima Nova" w:eastAsia="Proxima Nova" w:cs="Proxima Nova"/>
          <w:b/>
          <w:color w:val="353744"/>
          <w:sz w:val="28"/>
          <w:szCs w:val="28"/>
        </w:rPr>
      </w:pPr>
      <w:bookmarkStart w:name="_heading=h.z337ya" w:colFirst="0" w:colLast="0" w:id="108"/>
      <w:bookmarkEnd w:id="108"/>
    </w:p>
    <w:p w:rsidR="009D2B95" w:rsidDel="00C623F0" w:rsidRDefault="009D2B95" w14:paraId="62C252E5" w14:textId="4249E96B">
      <w:pPr>
        <w:pStyle w:val="Heading1"/>
        <w:keepNext w:val="0"/>
        <w:keepLines w:val="0"/>
        <w:spacing w:before="480" w:after="0" w:line="240" w:lineRule="auto"/>
        <w:rPr>
          <w:del w:author="Alan George" w:date="2020-11-17T13:49:00Z" w:id="109"/>
          <w:rFonts w:ascii="Proxima Nova" w:hAnsi="Proxima Nova" w:eastAsia="Proxima Nova" w:cs="Proxima Nova"/>
          <w:b/>
          <w:color w:val="353744"/>
          <w:sz w:val="28"/>
          <w:szCs w:val="28"/>
        </w:rPr>
      </w:pPr>
      <w:bookmarkStart w:name="_heading=h.3j2qqm3" w:colFirst="0" w:colLast="0" w:id="110"/>
      <w:bookmarkEnd w:id="110"/>
    </w:p>
    <w:p w:rsidR="009D2B95" w:rsidDel="00C623F0" w:rsidRDefault="009D2B95" w14:paraId="62C252E6" w14:textId="288C8E01">
      <w:pPr>
        <w:rPr>
          <w:del w:author="Alan George" w:date="2020-11-17T13:49:00Z" w:id="111"/>
        </w:rPr>
      </w:pPr>
    </w:p>
    <w:p w:rsidR="009D2B95" w:rsidDel="00C623F0" w:rsidRDefault="009D2B95" w14:paraId="62C252E7" w14:textId="333097ED">
      <w:pPr>
        <w:rPr>
          <w:del w:author="Alan George" w:date="2020-11-17T13:49:00Z" w:id="112"/>
        </w:rPr>
      </w:pPr>
    </w:p>
    <w:p w:rsidR="009D2B95" w:rsidP="2F02B7F2" w:rsidRDefault="008D549F" w14:paraId="62C252E8" w14:textId="77777777">
      <w:pPr>
        <w:pStyle w:val="Heading1"/>
        <w:keepNext w:val="0"/>
        <w:keepLines w:val="0"/>
        <w:spacing w:before="480" w:after="0" w:line="240" w:lineRule="auto"/>
        <w:rPr>
          <w:rFonts w:ascii="Proxima Nova" w:hAnsi="Proxima Nova" w:eastAsia="Proxima Nova" w:cs="Proxima Nova"/>
          <w:b w:val="1"/>
          <w:bCs w:val="1"/>
          <w:color w:val="353744"/>
          <w:sz w:val="28"/>
          <w:szCs w:val="28"/>
        </w:rPr>
      </w:pPr>
      <w:bookmarkStart w:name="_heading=h.1y810tw" w:colFirst="0" w:colLast="0" w:id="113"/>
      <w:bookmarkEnd w:id="113"/>
      <w:r w:rsidRPr="2F02B7F2" w:rsidR="008D549F">
        <w:rPr>
          <w:rFonts w:ascii="Proxima Nova" w:hAnsi="Proxima Nova" w:eastAsia="Proxima Nova" w:cs="Proxima Nova"/>
          <w:b w:val="1"/>
          <w:bCs w:val="1"/>
          <w:color w:val="353744"/>
          <w:sz w:val="28"/>
          <w:szCs w:val="28"/>
        </w:rPr>
        <w:t xml:space="preserve">SOME </w:t>
      </w:r>
      <w:commentRangeStart w:id="451976732"/>
      <w:r w:rsidRPr="2F02B7F2" w:rsidR="008D549F">
        <w:rPr>
          <w:rFonts w:ascii="Proxima Nova" w:hAnsi="Proxima Nova" w:eastAsia="Proxima Nova" w:cs="Proxima Nova"/>
          <w:b w:val="1"/>
          <w:bCs w:val="1"/>
          <w:color w:val="353744"/>
          <w:sz w:val="28"/>
          <w:szCs w:val="28"/>
        </w:rPr>
        <w:t>SCREENSHOTS</w:t>
      </w:r>
      <w:commentRangeEnd w:id="451976732"/>
      <w:r>
        <w:rPr>
          <w:rStyle w:val="CommentReference"/>
        </w:rPr>
        <w:commentReference w:id="451976732"/>
      </w:r>
    </w:p>
    <w:p w:rsidR="009D2B95" w:rsidDel="002D07B2" w:rsidRDefault="009D2B95" w14:paraId="62C252E9" w14:textId="09CB9548">
      <w:pPr>
        <w:spacing w:before="200" w:line="312" w:lineRule="auto"/>
        <w:rPr>
          <w:del w:author="Alan George" w:date="2020-11-17T13:51:00Z" w:id="114"/>
          <w:rFonts w:ascii="Proxima Nova" w:hAnsi="Proxima Nova" w:eastAsia="Proxima Nova" w:cs="Proxima Nova"/>
          <w:color w:val="353744"/>
        </w:rPr>
      </w:pPr>
    </w:p>
    <w:p w:rsidR="009D2B95" w:rsidRDefault="00C623F0" w14:paraId="62C252EA" w14:textId="4C203E51">
      <w:pPr>
        <w:spacing w:before="200" w:line="312" w:lineRule="auto"/>
        <w:rPr>
          <w:rFonts w:ascii="Proxima Nova" w:hAnsi="Proxima Nova" w:eastAsia="Proxima Nova" w:cs="Proxima Nova"/>
          <w:color w:val="353744"/>
        </w:rPr>
      </w:pPr>
      <w:ins w:author="Alan George" w:date="2020-11-17T13:50:00Z" w:id="115">
        <w:r w:rsidRPr="00C623F0">
          <w:rPr>
            <w:rFonts w:ascii="Proxima Nova" w:hAnsi="Proxima Nova" w:eastAsia="Proxima Nova" w:cs="Proxima Nova"/>
            <w:color w:val="353744"/>
          </w:rPr>
          <w:t>QAT PipeLine DB to JSON Conversion Tool</w:t>
        </w:r>
        <w:r w:rsidRPr="00C623F0" w:rsidDel="00C623F0">
          <w:rPr>
            <w:rFonts w:ascii="Proxima Nova" w:hAnsi="Proxima Nova" w:eastAsia="Proxima Nova" w:cs="Proxima Nova"/>
            <w:color w:val="353744"/>
          </w:rPr>
          <w:t xml:space="preserve"> </w:t>
        </w:r>
      </w:ins>
      <w:del w:author="Alan George" w:date="2020-11-17T13:50:00Z" w:id="116">
        <w:r w:rsidDel="00C623F0" w:rsidR="008D549F">
          <w:rPr>
            <w:rFonts w:ascii="Proxima Nova" w:hAnsi="Proxima Nova" w:eastAsia="Proxima Nova" w:cs="Proxima Nova"/>
            <w:color w:val="353744"/>
          </w:rPr>
          <w:delText>QAT</w:delText>
        </w:r>
      </w:del>
      <w:r w:rsidR="008D549F">
        <w:rPr>
          <w:rFonts w:ascii="Proxima Nova" w:hAnsi="Proxima Nova" w:eastAsia="Proxima Nova" w:cs="Proxima Nova"/>
          <w:color w:val="353744"/>
        </w:rPr>
        <w:t>_1</w:t>
      </w:r>
    </w:p>
    <w:p w:rsidR="009D2B95" w:rsidRDefault="008D549F" w14:paraId="62C252EB" w14:textId="77777777">
      <w:pPr>
        <w:spacing w:before="200" w:line="312" w:lineRule="auto"/>
        <w:rPr>
          <w:rFonts w:ascii="Proxima Nova" w:hAnsi="Proxima Nova" w:eastAsia="Proxima Nova" w:cs="Proxima Nova"/>
          <w:color w:val="353744"/>
        </w:rPr>
      </w:pPr>
      <w:r>
        <w:rPr>
          <w:rFonts w:ascii="Proxima Nova" w:hAnsi="Proxima Nova" w:eastAsia="Proxima Nova" w:cs="Proxima Nova"/>
          <w:noProof/>
          <w:color w:val="353744"/>
        </w:rPr>
        <w:drawing>
          <wp:inline distT="114300" distB="114300" distL="114300" distR="114300" wp14:anchorId="62C25318" wp14:editId="5F7F9E7F">
            <wp:extent cx="4043548" cy="1995853"/>
            <wp:effectExtent l="0" t="0" r="0" b="444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072776" cy="2010279"/>
                    </a:xfrm>
                    <a:prstGeom prst="rect">
                      <a:avLst/>
                    </a:prstGeom>
                    <a:ln/>
                  </pic:spPr>
                </pic:pic>
              </a:graphicData>
            </a:graphic>
          </wp:inline>
        </w:drawing>
      </w:r>
    </w:p>
    <w:p w:rsidR="009D2B95" w:rsidRDefault="009D2B95" w14:paraId="62C252EC" w14:textId="77777777">
      <w:pPr>
        <w:spacing w:before="200" w:line="312" w:lineRule="auto"/>
        <w:rPr>
          <w:rFonts w:ascii="Proxima Nova" w:hAnsi="Proxima Nova" w:eastAsia="Proxima Nova" w:cs="Proxima Nova"/>
          <w:color w:val="353744"/>
        </w:rPr>
      </w:pPr>
    </w:p>
    <w:p w:rsidR="009D2B95" w:rsidRDefault="00C623F0" w14:paraId="62C252ED" w14:textId="0E3E7D10">
      <w:pPr>
        <w:spacing w:before="200" w:line="312" w:lineRule="auto"/>
        <w:rPr>
          <w:rFonts w:ascii="Proxima Nova" w:hAnsi="Proxima Nova" w:eastAsia="Proxima Nova" w:cs="Proxima Nova"/>
          <w:color w:val="353744"/>
        </w:rPr>
      </w:pPr>
      <w:ins w:author="Alan George" w:date="2020-11-17T13:50:00Z" w:id="117">
        <w:r w:rsidRPr="00C623F0">
          <w:rPr>
            <w:rFonts w:ascii="Proxima Nova" w:hAnsi="Proxima Nova" w:eastAsia="Proxima Nova" w:cs="Proxima Nova"/>
            <w:color w:val="353744"/>
          </w:rPr>
          <w:lastRenderedPageBreak/>
          <w:t>QAT PipeLine DB to JSON Conversion Tool</w:t>
        </w:r>
        <w:r w:rsidRPr="00C623F0" w:rsidDel="00C623F0">
          <w:rPr>
            <w:rFonts w:ascii="Proxima Nova" w:hAnsi="Proxima Nova" w:eastAsia="Proxima Nova" w:cs="Proxima Nova"/>
            <w:color w:val="353744"/>
          </w:rPr>
          <w:t xml:space="preserve"> </w:t>
        </w:r>
      </w:ins>
      <w:del w:author="Alan George" w:date="2020-11-17T13:50:00Z" w:id="118">
        <w:r w:rsidDel="00C623F0" w:rsidR="008D549F">
          <w:rPr>
            <w:rFonts w:ascii="Proxima Nova" w:hAnsi="Proxima Nova" w:eastAsia="Proxima Nova" w:cs="Proxima Nova"/>
            <w:color w:val="353744"/>
          </w:rPr>
          <w:delText>QAT</w:delText>
        </w:r>
      </w:del>
      <w:r w:rsidR="008D549F">
        <w:rPr>
          <w:rFonts w:ascii="Proxima Nova" w:hAnsi="Proxima Nova" w:eastAsia="Proxima Nova" w:cs="Proxima Nova"/>
          <w:color w:val="353744"/>
        </w:rPr>
        <w:t>_2</w:t>
      </w:r>
    </w:p>
    <w:p w:rsidR="009D2B95" w:rsidRDefault="008D549F" w14:paraId="62C252EE" w14:textId="77777777">
      <w:pPr>
        <w:spacing w:before="200" w:line="312" w:lineRule="auto"/>
        <w:rPr>
          <w:rFonts w:ascii="Proxima Nova" w:hAnsi="Proxima Nova" w:eastAsia="Proxima Nova" w:cs="Proxima Nova"/>
          <w:color w:val="353744"/>
        </w:rPr>
      </w:pPr>
      <w:r>
        <w:rPr>
          <w:rFonts w:ascii="Proxima Nova" w:hAnsi="Proxima Nova" w:eastAsia="Proxima Nova" w:cs="Proxima Nova"/>
          <w:noProof/>
          <w:color w:val="353744"/>
        </w:rPr>
        <w:drawing>
          <wp:inline distT="114300" distB="114300" distL="114300" distR="114300" wp14:anchorId="62C2531A" wp14:editId="0FFFC749">
            <wp:extent cx="4007922" cy="196970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113181" cy="2021435"/>
                    </a:xfrm>
                    <a:prstGeom prst="rect">
                      <a:avLst/>
                    </a:prstGeom>
                    <a:ln/>
                  </pic:spPr>
                </pic:pic>
              </a:graphicData>
            </a:graphic>
          </wp:inline>
        </w:drawing>
      </w:r>
    </w:p>
    <w:p w:rsidR="009D2B95" w:rsidRDefault="009D2B95" w14:paraId="62C252EF" w14:textId="77777777">
      <w:pPr>
        <w:spacing w:before="200" w:line="312" w:lineRule="auto"/>
        <w:rPr>
          <w:rFonts w:ascii="Proxima Nova" w:hAnsi="Proxima Nova" w:eastAsia="Proxima Nova" w:cs="Proxima Nova"/>
          <w:color w:val="353744"/>
        </w:rPr>
      </w:pPr>
    </w:p>
    <w:p w:rsidR="009D2B95" w:rsidRDefault="00C623F0" w14:paraId="62C252F0" w14:textId="3EB5B7F1">
      <w:pPr>
        <w:spacing w:before="200" w:line="312" w:lineRule="auto"/>
        <w:rPr>
          <w:rFonts w:ascii="Proxima Nova" w:hAnsi="Proxima Nova" w:eastAsia="Proxima Nova" w:cs="Proxima Nova"/>
          <w:color w:val="353744"/>
        </w:rPr>
      </w:pPr>
      <w:ins w:author="Alan George" w:date="2020-11-17T13:50:00Z" w:id="119">
        <w:r w:rsidRPr="00C623F0">
          <w:rPr>
            <w:rFonts w:ascii="Proxima Nova" w:hAnsi="Proxima Nova" w:eastAsia="Proxima Nova" w:cs="Proxima Nova"/>
            <w:color w:val="353744"/>
          </w:rPr>
          <w:t>QAT PipeLine DB to JSON Conversion Tool</w:t>
        </w:r>
        <w:r w:rsidRPr="00C623F0" w:rsidDel="00C623F0">
          <w:rPr>
            <w:rFonts w:ascii="Proxima Nova" w:hAnsi="Proxima Nova" w:eastAsia="Proxima Nova" w:cs="Proxima Nova"/>
            <w:color w:val="353744"/>
          </w:rPr>
          <w:t xml:space="preserve"> </w:t>
        </w:r>
      </w:ins>
      <w:del w:author="Alan George" w:date="2020-11-17T13:50:00Z" w:id="120">
        <w:r w:rsidDel="00C623F0" w:rsidR="008D549F">
          <w:rPr>
            <w:rFonts w:ascii="Proxima Nova" w:hAnsi="Proxima Nova" w:eastAsia="Proxima Nova" w:cs="Proxima Nova"/>
            <w:color w:val="353744"/>
          </w:rPr>
          <w:delText>QAT</w:delText>
        </w:r>
      </w:del>
      <w:r w:rsidR="008D549F">
        <w:rPr>
          <w:rFonts w:ascii="Proxima Nova" w:hAnsi="Proxima Nova" w:eastAsia="Proxima Nova" w:cs="Proxima Nova"/>
          <w:color w:val="353744"/>
        </w:rPr>
        <w:t>_3</w:t>
      </w:r>
    </w:p>
    <w:p w:rsidR="009D2B95" w:rsidRDefault="008D549F" w14:paraId="62C252F1" w14:textId="77777777">
      <w:pPr>
        <w:spacing w:before="200" w:line="312" w:lineRule="auto"/>
        <w:rPr>
          <w:rFonts w:ascii="Proxima Nova" w:hAnsi="Proxima Nova" w:eastAsia="Proxima Nova" w:cs="Proxima Nova"/>
          <w:color w:val="353744"/>
        </w:rPr>
      </w:pPr>
      <w:r>
        <w:rPr>
          <w:rFonts w:ascii="Proxima Nova" w:hAnsi="Proxima Nova" w:eastAsia="Proxima Nova" w:cs="Proxima Nova"/>
          <w:noProof/>
          <w:color w:val="353744"/>
        </w:rPr>
        <w:drawing>
          <wp:inline distT="114300" distB="114300" distL="114300" distR="114300" wp14:anchorId="62C2531C" wp14:editId="41D9F23A">
            <wp:extent cx="4049486" cy="1998784"/>
            <wp:effectExtent l="0" t="0" r="8255" b="190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108062" cy="2027696"/>
                    </a:xfrm>
                    <a:prstGeom prst="rect">
                      <a:avLst/>
                    </a:prstGeom>
                    <a:ln/>
                  </pic:spPr>
                </pic:pic>
              </a:graphicData>
            </a:graphic>
          </wp:inline>
        </w:drawing>
      </w:r>
    </w:p>
    <w:p w:rsidR="009D2B95" w:rsidRDefault="009D2B95" w14:paraId="62C252F2" w14:textId="77777777">
      <w:pPr>
        <w:spacing w:before="200" w:line="312" w:lineRule="auto"/>
        <w:rPr>
          <w:rFonts w:ascii="Proxima Nova" w:hAnsi="Proxima Nova" w:eastAsia="Proxima Nova" w:cs="Proxima Nova"/>
          <w:color w:val="353744"/>
        </w:rPr>
      </w:pPr>
    </w:p>
    <w:p w:rsidR="009D2B95" w:rsidRDefault="00C623F0" w14:paraId="62C252F3" w14:textId="175697A8">
      <w:pPr>
        <w:spacing w:before="200" w:line="312" w:lineRule="auto"/>
        <w:rPr>
          <w:rFonts w:ascii="Proxima Nova" w:hAnsi="Proxima Nova" w:eastAsia="Proxima Nova" w:cs="Proxima Nova"/>
          <w:color w:val="353744"/>
        </w:rPr>
      </w:pPr>
      <w:ins w:author="Alan George" w:date="2020-11-17T13:50:00Z" w:id="121">
        <w:r w:rsidRPr="00C623F0">
          <w:rPr>
            <w:rFonts w:ascii="Proxima Nova" w:hAnsi="Proxima Nova" w:eastAsia="Proxima Nova" w:cs="Proxima Nova"/>
            <w:color w:val="353744"/>
          </w:rPr>
          <w:t>QAT PipeLine DB to JSON Conversion Tool</w:t>
        </w:r>
        <w:r w:rsidRPr="00C623F0" w:rsidDel="00C623F0">
          <w:rPr>
            <w:rFonts w:ascii="Proxima Nova" w:hAnsi="Proxima Nova" w:eastAsia="Proxima Nova" w:cs="Proxima Nova"/>
            <w:color w:val="353744"/>
          </w:rPr>
          <w:t xml:space="preserve"> </w:t>
        </w:r>
      </w:ins>
      <w:del w:author="Alan George" w:date="2020-11-17T13:50:00Z" w:id="122">
        <w:r w:rsidDel="00C623F0" w:rsidR="008D549F">
          <w:rPr>
            <w:rFonts w:ascii="Proxima Nova" w:hAnsi="Proxima Nova" w:eastAsia="Proxima Nova" w:cs="Proxima Nova"/>
            <w:color w:val="353744"/>
          </w:rPr>
          <w:delText>QAT</w:delText>
        </w:r>
      </w:del>
      <w:r w:rsidR="008D549F">
        <w:rPr>
          <w:rFonts w:ascii="Proxima Nova" w:hAnsi="Proxima Nova" w:eastAsia="Proxima Nova" w:cs="Proxima Nova"/>
          <w:color w:val="353744"/>
        </w:rPr>
        <w:t>_4</w:t>
      </w:r>
    </w:p>
    <w:p w:rsidR="009D2B95" w:rsidRDefault="008D549F" w14:paraId="62C252F4" w14:textId="77777777">
      <w:pPr>
        <w:spacing w:before="200" w:line="312" w:lineRule="auto"/>
        <w:rPr>
          <w:rFonts w:ascii="Proxima Nova" w:hAnsi="Proxima Nova" w:eastAsia="Proxima Nova" w:cs="Proxima Nova"/>
          <w:color w:val="353744"/>
        </w:rPr>
      </w:pPr>
      <w:r>
        <w:rPr>
          <w:rFonts w:ascii="Proxima Nova" w:hAnsi="Proxima Nova" w:eastAsia="Proxima Nova" w:cs="Proxima Nova"/>
          <w:noProof/>
          <w:color w:val="353744"/>
        </w:rPr>
        <w:drawing>
          <wp:inline distT="114300" distB="114300" distL="114300" distR="114300" wp14:anchorId="62C2531E" wp14:editId="777F2A3D">
            <wp:extent cx="4055423" cy="2001715"/>
            <wp:effectExtent l="0" t="0" r="254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20799" cy="2033984"/>
                    </a:xfrm>
                    <a:prstGeom prst="rect">
                      <a:avLst/>
                    </a:prstGeom>
                    <a:ln/>
                  </pic:spPr>
                </pic:pic>
              </a:graphicData>
            </a:graphic>
          </wp:inline>
        </w:drawing>
      </w:r>
    </w:p>
    <w:p w:rsidR="009D2B95" w:rsidDel="008F2620" w:rsidRDefault="009D2B95" w14:paraId="62C252F5" w14:textId="64846C48">
      <w:pPr>
        <w:rPr>
          <w:del w:author="Alan George" w:date="2020-11-17T13:52:00Z" w:id="123"/>
        </w:rPr>
      </w:pPr>
    </w:p>
    <w:p w:rsidR="009D2B95" w:rsidDel="008F2620" w:rsidRDefault="009D2B95" w14:paraId="62C252F6" w14:textId="473AE564">
      <w:pPr>
        <w:rPr>
          <w:del w:author="Alan George" w:date="2020-11-17T13:52:00Z" w:id="124"/>
        </w:rPr>
      </w:pPr>
    </w:p>
    <w:p w:rsidR="009D2B95" w:rsidDel="008F2620" w:rsidRDefault="009D2B95" w14:paraId="62C252F7" w14:textId="397F01FF">
      <w:pPr>
        <w:rPr>
          <w:del w:author="Alan George" w:date="2020-11-17T13:52:00Z" w:id="125"/>
          <w:b/>
          <w:sz w:val="28"/>
          <w:szCs w:val="28"/>
        </w:rPr>
      </w:pPr>
    </w:p>
    <w:p w:rsidR="009D2B95" w:rsidDel="008F2620" w:rsidRDefault="009D2B95" w14:paraId="62C252F8" w14:textId="587C7737">
      <w:pPr>
        <w:rPr>
          <w:del w:author="Alan George" w:date="2020-11-17T13:52:00Z" w:id="126"/>
          <w:b/>
          <w:sz w:val="28"/>
          <w:szCs w:val="28"/>
        </w:rPr>
      </w:pPr>
    </w:p>
    <w:p w:rsidR="009D2B95" w:rsidDel="008F2620" w:rsidRDefault="009D2B95" w14:paraId="62C252F9" w14:textId="39F6622E">
      <w:pPr>
        <w:rPr>
          <w:del w:author="Alan George" w:date="2020-11-17T13:52:00Z" w:id="127"/>
          <w:b/>
          <w:sz w:val="28"/>
          <w:szCs w:val="28"/>
        </w:rPr>
      </w:pPr>
    </w:p>
    <w:p w:rsidR="009D2B95" w:rsidDel="008F2620" w:rsidRDefault="009D2B95" w14:paraId="62C252FA" w14:textId="3C215973">
      <w:pPr>
        <w:rPr>
          <w:del w:author="Alan George" w:date="2020-11-17T13:52:00Z" w:id="128"/>
          <w:b/>
          <w:sz w:val="28"/>
          <w:szCs w:val="28"/>
        </w:rPr>
      </w:pPr>
    </w:p>
    <w:p w:rsidR="009D2B95" w:rsidP="2F02B7F2" w:rsidRDefault="008D549F" w14:paraId="62C252FB" w14:textId="77777777">
      <w:pPr>
        <w:rPr>
          <w:b w:val="1"/>
          <w:bCs w:val="1"/>
          <w:sz w:val="28"/>
          <w:szCs w:val="28"/>
        </w:rPr>
      </w:pPr>
      <w:r w:rsidRPr="2F02B7F2" w:rsidR="008D549F">
        <w:rPr>
          <w:b w:val="1"/>
          <w:bCs w:val="1"/>
          <w:sz w:val="28"/>
          <w:szCs w:val="28"/>
        </w:rPr>
        <w:t xml:space="preserve">React App Installation </w:t>
      </w:r>
      <w:commentRangeStart w:id="114115333"/>
      <w:r w:rsidRPr="2F02B7F2" w:rsidR="008D549F">
        <w:rPr>
          <w:b w:val="1"/>
          <w:bCs w:val="1"/>
          <w:sz w:val="28"/>
          <w:szCs w:val="28"/>
        </w:rPr>
        <w:t>steps</w:t>
      </w:r>
      <w:commentRangeEnd w:id="114115333"/>
      <w:r>
        <w:rPr>
          <w:rStyle w:val="CommentReference"/>
        </w:rPr>
        <w:commentReference w:id="114115333"/>
      </w:r>
    </w:p>
    <w:p w:rsidR="009D2B95" w:rsidRDefault="009D2B95" w14:paraId="62C252FC" w14:textId="77777777"/>
    <w:p w:rsidR="009D2B95" w:rsidRDefault="008D549F" w14:paraId="62C252FD" w14:textId="77777777">
      <w:pPr>
        <w:rPr>
          <w:rFonts w:ascii="Roboto" w:hAnsi="Roboto" w:eastAsia="Roboto" w:cs="Roboto"/>
          <w:color w:val="111111"/>
          <w:highlight w:val="white"/>
        </w:rPr>
      </w:pPr>
      <w:r>
        <w:rPr>
          <w:rFonts w:ascii="Roboto" w:hAnsi="Roboto" w:eastAsia="Roboto" w:cs="Roboto"/>
          <w:color w:val="111111"/>
          <w:highlight w:val="white"/>
        </w:rPr>
        <w:t>open our Terminal and paste the below command.</w:t>
      </w:r>
    </w:p>
    <w:p w:rsidR="009D2B95" w:rsidRDefault="009D2B95" w14:paraId="62C252FE" w14:textId="77777777">
      <w:pPr>
        <w:rPr>
          <w:rFonts w:ascii="Roboto" w:hAnsi="Roboto" w:eastAsia="Roboto" w:cs="Roboto"/>
          <w:color w:val="111111"/>
          <w:highlight w:val="white"/>
        </w:rPr>
      </w:pPr>
    </w:p>
    <w:p w:rsidRPr="00E439A8" w:rsidR="009D2B95" w:rsidRDefault="008D549F" w14:paraId="62C252FF" w14:textId="77777777">
      <w:pPr>
        <w:rPr>
          <w:color w:val="111111"/>
          <w:shd w:val="clear" w:color="auto" w:fill="D9D9D9"/>
          <w:lang w:val="es-419"/>
        </w:rPr>
      </w:pPr>
      <w:proofErr w:type="spellStart"/>
      <w:r w:rsidRPr="00E439A8">
        <w:rPr>
          <w:color w:val="111111"/>
          <w:shd w:val="clear" w:color="auto" w:fill="D9D9D9"/>
          <w:lang w:val="es-419"/>
        </w:rPr>
        <w:t>curl</w:t>
      </w:r>
      <w:proofErr w:type="spellEnd"/>
      <w:r w:rsidRPr="00E439A8">
        <w:rPr>
          <w:color w:val="111111"/>
          <w:shd w:val="clear" w:color="auto" w:fill="D9D9D9"/>
          <w:lang w:val="es-419"/>
        </w:rPr>
        <w:t xml:space="preserve"> -</w:t>
      </w:r>
      <w:proofErr w:type="spellStart"/>
      <w:r w:rsidRPr="00E439A8">
        <w:rPr>
          <w:color w:val="111111"/>
          <w:shd w:val="clear" w:color="auto" w:fill="D9D9D9"/>
          <w:lang w:val="es-419"/>
        </w:rPr>
        <w:t>sL</w:t>
      </w:r>
      <w:proofErr w:type="spellEnd"/>
      <w:r w:rsidRPr="00E439A8">
        <w:rPr>
          <w:color w:val="111111"/>
          <w:shd w:val="clear" w:color="auto" w:fill="D9D9D9"/>
          <w:lang w:val="es-419"/>
        </w:rPr>
        <w:t xml:space="preserve"> https://deb.nodesource.com/setup_12.x | sudo -E </w:t>
      </w:r>
      <w:proofErr w:type="spellStart"/>
      <w:r w:rsidRPr="00E439A8">
        <w:rPr>
          <w:color w:val="111111"/>
          <w:shd w:val="clear" w:color="auto" w:fill="D9D9D9"/>
          <w:lang w:val="es-419"/>
        </w:rPr>
        <w:t>bash</w:t>
      </w:r>
      <w:proofErr w:type="spellEnd"/>
      <w:r w:rsidRPr="00E439A8">
        <w:rPr>
          <w:color w:val="111111"/>
          <w:shd w:val="clear" w:color="auto" w:fill="D9D9D9"/>
          <w:lang w:val="es-419"/>
        </w:rPr>
        <w:t xml:space="preserve"> -</w:t>
      </w:r>
    </w:p>
    <w:p w:rsidRPr="00E439A8" w:rsidR="009D2B95" w:rsidRDefault="009D2B95" w14:paraId="62C25300" w14:textId="77777777">
      <w:pPr>
        <w:rPr>
          <w:color w:val="111111"/>
          <w:shd w:val="clear" w:color="auto" w:fill="D9D9D9"/>
          <w:lang w:val="es-419"/>
        </w:rPr>
      </w:pPr>
    </w:p>
    <w:p w:rsidR="009D2B95" w:rsidRDefault="008D549F" w14:paraId="62C25301" w14:textId="77777777">
      <w:pPr>
        <w:spacing w:after="440" w:line="384" w:lineRule="auto"/>
        <w:rPr>
          <w:color w:val="111111"/>
          <w:shd w:val="clear" w:color="auto" w:fill="D9D9D9"/>
        </w:rPr>
      </w:pPr>
      <w:proofErr w:type="spellStart"/>
      <w:r>
        <w:rPr>
          <w:color w:val="111111"/>
          <w:shd w:val="clear" w:color="auto" w:fill="D9D9D9"/>
        </w:rPr>
        <w:t>sudo</w:t>
      </w:r>
      <w:proofErr w:type="spellEnd"/>
      <w:r>
        <w:rPr>
          <w:color w:val="111111"/>
          <w:shd w:val="clear" w:color="auto" w:fill="D9D9D9"/>
        </w:rPr>
        <w:t xml:space="preserve"> apt-get install -y </w:t>
      </w:r>
      <w:proofErr w:type="spellStart"/>
      <w:r>
        <w:rPr>
          <w:color w:val="111111"/>
          <w:shd w:val="clear" w:color="auto" w:fill="D9D9D9"/>
        </w:rPr>
        <w:t>nodejs</w:t>
      </w:r>
      <w:proofErr w:type="spellEnd"/>
    </w:p>
    <w:p w:rsidR="009D2B95" w:rsidRDefault="008D549F" w14:paraId="62C25302" w14:textId="77777777">
      <w:pPr>
        <w:rPr>
          <w:rFonts w:ascii="Roboto" w:hAnsi="Roboto" w:eastAsia="Roboto" w:cs="Roboto"/>
          <w:color w:val="111111"/>
          <w:highlight w:val="white"/>
        </w:rPr>
      </w:pPr>
      <w:r>
        <w:rPr>
          <w:rFonts w:ascii="Roboto" w:hAnsi="Roboto" w:eastAsia="Roboto" w:cs="Roboto"/>
          <w:color w:val="111111"/>
          <w:highlight w:val="white"/>
        </w:rPr>
        <w:t xml:space="preserve">Update </w:t>
      </w:r>
      <w:proofErr w:type="spellStart"/>
      <w:r>
        <w:rPr>
          <w:rFonts w:ascii="Roboto" w:hAnsi="Roboto" w:eastAsia="Roboto" w:cs="Roboto"/>
          <w:color w:val="111111"/>
          <w:highlight w:val="white"/>
        </w:rPr>
        <w:t>npm</w:t>
      </w:r>
      <w:proofErr w:type="spellEnd"/>
      <w:r>
        <w:rPr>
          <w:rFonts w:ascii="Roboto" w:hAnsi="Roboto" w:eastAsia="Roboto" w:cs="Roboto"/>
          <w:color w:val="111111"/>
          <w:highlight w:val="white"/>
        </w:rPr>
        <w:t xml:space="preserve"> to latest version using below command</w:t>
      </w:r>
    </w:p>
    <w:p w:rsidR="009D2B95" w:rsidRDefault="009D2B95" w14:paraId="62C25303" w14:textId="77777777">
      <w:pPr>
        <w:rPr>
          <w:rFonts w:ascii="Roboto" w:hAnsi="Roboto" w:eastAsia="Roboto" w:cs="Roboto"/>
          <w:color w:val="111111"/>
          <w:highlight w:val="white"/>
        </w:rPr>
      </w:pPr>
    </w:p>
    <w:p w:rsidR="009D2B95" w:rsidRDefault="008D549F" w14:paraId="62C25304" w14:textId="77777777">
      <w:pPr>
        <w:spacing w:after="440" w:line="384" w:lineRule="auto"/>
        <w:rPr>
          <w:color w:val="111111"/>
          <w:shd w:val="clear" w:color="auto" w:fill="D9D9D9"/>
        </w:rPr>
      </w:pPr>
      <w:proofErr w:type="spellStart"/>
      <w:r>
        <w:rPr>
          <w:color w:val="111111"/>
          <w:shd w:val="clear" w:color="auto" w:fill="D9D9D9"/>
        </w:rPr>
        <w:t>sudo</w:t>
      </w:r>
      <w:proofErr w:type="spellEnd"/>
      <w:r>
        <w:rPr>
          <w:color w:val="111111"/>
          <w:shd w:val="clear" w:color="auto" w:fill="D9D9D9"/>
        </w:rPr>
        <w:t xml:space="preserve"> </w:t>
      </w:r>
      <w:proofErr w:type="spellStart"/>
      <w:r>
        <w:rPr>
          <w:color w:val="111111"/>
          <w:shd w:val="clear" w:color="auto" w:fill="D9D9D9"/>
        </w:rPr>
        <w:t>npm</w:t>
      </w:r>
      <w:proofErr w:type="spellEnd"/>
      <w:r>
        <w:rPr>
          <w:color w:val="111111"/>
          <w:shd w:val="clear" w:color="auto" w:fill="D9D9D9"/>
        </w:rPr>
        <w:t xml:space="preserve"> install </w:t>
      </w:r>
      <w:proofErr w:type="spellStart"/>
      <w:r>
        <w:rPr>
          <w:color w:val="111111"/>
          <w:shd w:val="clear" w:color="auto" w:fill="D9D9D9"/>
        </w:rPr>
        <w:t>npm@latest</w:t>
      </w:r>
      <w:proofErr w:type="spellEnd"/>
      <w:r>
        <w:rPr>
          <w:color w:val="111111"/>
          <w:shd w:val="clear" w:color="auto" w:fill="D9D9D9"/>
        </w:rPr>
        <w:t xml:space="preserve"> -g</w:t>
      </w:r>
    </w:p>
    <w:p w:rsidR="009D2B95" w:rsidP="2F02B7F2" w:rsidRDefault="008D549F" w14:paraId="62C25305" w14:textId="77777777">
      <w:pPr>
        <w:rPr>
          <w:rFonts w:ascii="Roboto" w:hAnsi="Roboto" w:eastAsia="Roboto" w:cs="Roboto"/>
          <w:b w:val="1"/>
          <w:bCs w:val="1"/>
          <w:color w:val="111111"/>
          <w:sz w:val="28"/>
          <w:szCs w:val="28"/>
          <w:highlight w:val="white"/>
        </w:rPr>
      </w:pPr>
      <w:r w:rsidRPr="2F02B7F2" w:rsidR="008D549F">
        <w:rPr>
          <w:rFonts w:ascii="Roboto" w:hAnsi="Roboto" w:eastAsia="Roboto" w:cs="Roboto"/>
          <w:b w:val="1"/>
          <w:bCs w:val="1"/>
          <w:color w:val="111111"/>
          <w:sz w:val="28"/>
          <w:szCs w:val="28"/>
          <w:highlight w:val="white"/>
        </w:rPr>
        <w:t xml:space="preserve">Running QAT </w:t>
      </w:r>
      <w:commentRangeStart w:id="1731039104"/>
      <w:r w:rsidRPr="2F02B7F2" w:rsidR="008D549F">
        <w:rPr>
          <w:rFonts w:ascii="Roboto" w:hAnsi="Roboto" w:eastAsia="Roboto" w:cs="Roboto"/>
          <w:b w:val="1"/>
          <w:bCs w:val="1"/>
          <w:color w:val="111111"/>
          <w:sz w:val="28"/>
          <w:szCs w:val="28"/>
          <w:highlight w:val="white"/>
        </w:rPr>
        <w:t>Application</w:t>
      </w:r>
      <w:commentRangeEnd w:id="1731039104"/>
      <w:r>
        <w:rPr>
          <w:rStyle w:val="CommentReference"/>
        </w:rPr>
        <w:commentReference w:id="1731039104"/>
      </w:r>
    </w:p>
    <w:p w:rsidR="009D2B95" w:rsidRDefault="009D2B95" w14:paraId="62C25306" w14:textId="77777777">
      <w:pPr>
        <w:rPr>
          <w:rFonts w:ascii="Roboto" w:hAnsi="Roboto" w:eastAsia="Roboto" w:cs="Roboto"/>
          <w:b/>
          <w:color w:val="111111"/>
          <w:sz w:val="28"/>
          <w:szCs w:val="28"/>
          <w:highlight w:val="white"/>
        </w:rPr>
      </w:pPr>
    </w:p>
    <w:p w:rsidR="009D2B95" w:rsidRDefault="008D549F" w14:paraId="62C25307" w14:textId="77777777">
      <w:pPr>
        <w:rPr>
          <w:color w:val="111111"/>
          <w:highlight w:val="white"/>
        </w:rPr>
      </w:pPr>
      <w:r>
        <w:rPr>
          <w:rFonts w:ascii="Roboto" w:hAnsi="Roboto" w:eastAsia="Roboto" w:cs="Roboto"/>
          <w:color w:val="111111"/>
          <w:highlight w:val="white"/>
        </w:rPr>
        <w:t xml:space="preserve">To run a QAT application on your local machine download it from git repository. </w:t>
      </w:r>
      <w:r>
        <w:rPr>
          <w:color w:val="111111"/>
          <w:highlight w:val="white"/>
        </w:rPr>
        <w:t xml:space="preserve">Enter the project directory and execute </w:t>
      </w:r>
      <w:proofErr w:type="spellStart"/>
      <w:r>
        <w:rPr>
          <w:color w:val="111111"/>
          <w:highlight w:val="white"/>
        </w:rPr>
        <w:t>npm</w:t>
      </w:r>
      <w:proofErr w:type="spellEnd"/>
      <w:r>
        <w:rPr>
          <w:color w:val="111111"/>
          <w:highlight w:val="white"/>
        </w:rPr>
        <w:t xml:space="preserve"> install and </w:t>
      </w:r>
      <w:proofErr w:type="spellStart"/>
      <w:r>
        <w:rPr>
          <w:color w:val="111111"/>
          <w:highlight w:val="white"/>
        </w:rPr>
        <w:t>npm</w:t>
      </w:r>
      <w:proofErr w:type="spellEnd"/>
      <w:r>
        <w:rPr>
          <w:color w:val="111111"/>
          <w:highlight w:val="white"/>
        </w:rPr>
        <w:t xml:space="preserve"> run dev</w:t>
      </w:r>
    </w:p>
    <w:p w:rsidR="009D2B95" w:rsidRDefault="009D2B95" w14:paraId="62C25308" w14:textId="77777777">
      <w:pPr>
        <w:rPr>
          <w:color w:val="111111"/>
          <w:highlight w:val="white"/>
        </w:rPr>
      </w:pPr>
    </w:p>
    <w:p w:rsidR="009D2B95" w:rsidRDefault="008D549F" w14:paraId="62C25309" w14:textId="77777777">
      <w:pPr>
        <w:spacing w:after="440" w:line="384" w:lineRule="auto"/>
        <w:rPr>
          <w:color w:val="111111"/>
          <w:shd w:val="clear" w:color="auto" w:fill="D9D9D9"/>
        </w:rPr>
      </w:pPr>
      <w:r>
        <w:rPr>
          <w:color w:val="111111"/>
          <w:shd w:val="clear" w:color="auto" w:fill="D9D9D9"/>
        </w:rPr>
        <w:t>c</w:t>
      </w:r>
      <w:r>
        <w:rPr>
          <w:color w:val="111111"/>
          <w:shd w:val="clear" w:color="auto" w:fill="D9D9D9"/>
        </w:rPr>
        <w:t xml:space="preserve">d </w:t>
      </w:r>
      <w:proofErr w:type="spellStart"/>
      <w:r>
        <w:rPr>
          <w:color w:val="111111"/>
          <w:shd w:val="clear" w:color="auto" w:fill="D9D9D9"/>
        </w:rPr>
        <w:t>fasp</w:t>
      </w:r>
      <w:proofErr w:type="spellEnd"/>
      <w:r>
        <w:rPr>
          <w:color w:val="111111"/>
          <w:shd w:val="clear" w:color="auto" w:fill="D9D9D9"/>
        </w:rPr>
        <w:t>-core-</w:t>
      </w:r>
      <w:proofErr w:type="spellStart"/>
      <w:r>
        <w:rPr>
          <w:color w:val="111111"/>
          <w:shd w:val="clear" w:color="auto" w:fill="D9D9D9"/>
        </w:rPr>
        <w:t>ui</w:t>
      </w:r>
      <w:proofErr w:type="spellEnd"/>
    </w:p>
    <w:p w:rsidR="009D2B95" w:rsidRDefault="008D549F" w14:paraId="62C2530A" w14:textId="77777777">
      <w:pPr>
        <w:spacing w:after="440" w:line="384" w:lineRule="auto"/>
        <w:rPr>
          <w:color w:val="111111"/>
          <w:shd w:val="clear" w:color="auto" w:fill="D9D9D9"/>
        </w:rPr>
      </w:pPr>
      <w:proofErr w:type="spellStart"/>
      <w:r>
        <w:rPr>
          <w:color w:val="111111"/>
          <w:shd w:val="clear" w:color="auto" w:fill="D9D9D9"/>
        </w:rPr>
        <w:t>npm</w:t>
      </w:r>
      <w:proofErr w:type="spellEnd"/>
      <w:r>
        <w:rPr>
          <w:color w:val="111111"/>
          <w:shd w:val="clear" w:color="auto" w:fill="D9D9D9"/>
        </w:rPr>
        <w:t xml:space="preserve"> install</w:t>
      </w:r>
    </w:p>
    <w:p w:rsidR="009D2B95" w:rsidRDefault="008D549F" w14:paraId="62C2530B" w14:textId="77777777">
      <w:pPr>
        <w:spacing w:after="440" w:line="384" w:lineRule="auto"/>
        <w:rPr>
          <w:color w:val="111111"/>
          <w:shd w:val="clear" w:color="auto" w:fill="D9D9D9"/>
        </w:rPr>
      </w:pPr>
      <w:proofErr w:type="spellStart"/>
      <w:r>
        <w:rPr>
          <w:color w:val="111111"/>
          <w:shd w:val="clear" w:color="auto" w:fill="D9D9D9"/>
        </w:rPr>
        <w:t>npm</w:t>
      </w:r>
      <w:proofErr w:type="spellEnd"/>
      <w:r>
        <w:rPr>
          <w:color w:val="111111"/>
          <w:shd w:val="clear" w:color="auto" w:fill="D9D9D9"/>
        </w:rPr>
        <w:t xml:space="preserve"> run dev</w:t>
      </w:r>
    </w:p>
    <w:p w:rsidR="009D2B95" w:rsidRDefault="008D549F" w14:paraId="62C2530C" w14:textId="77777777">
      <w:pPr>
        <w:spacing w:after="440" w:line="384" w:lineRule="auto"/>
        <w:rPr>
          <w:rFonts w:ascii="Roboto" w:hAnsi="Roboto" w:eastAsia="Roboto" w:cs="Roboto"/>
          <w:color w:val="111111"/>
          <w:highlight w:val="white"/>
        </w:rPr>
      </w:pPr>
      <w:r>
        <w:rPr>
          <w:rFonts w:ascii="Roboto" w:hAnsi="Roboto" w:eastAsia="Roboto" w:cs="Roboto"/>
          <w:color w:val="111111"/>
          <w:highlight w:val="white"/>
        </w:rPr>
        <w:t>It starts the React application on port 4204. Open new tab on browser with below address</w:t>
      </w:r>
    </w:p>
    <w:p w:rsidR="009D2B95" w:rsidRDefault="008D549F" w14:paraId="62C2530D" w14:textId="77777777">
      <w:pPr>
        <w:spacing w:after="440" w:line="384" w:lineRule="auto"/>
        <w:rPr>
          <w:color w:val="111111"/>
          <w:shd w:val="clear" w:color="auto" w:fill="D9D9D9"/>
        </w:rPr>
      </w:pPr>
      <w:r>
        <w:rPr>
          <w:color w:val="111111"/>
          <w:shd w:val="clear" w:color="auto" w:fill="D9D9D9"/>
        </w:rPr>
        <w:t>http://localhost:4202</w:t>
      </w:r>
    </w:p>
    <w:p w:rsidR="009D2B95" w:rsidRDefault="009D2B95" w14:paraId="62C2530E" w14:textId="77777777">
      <w:pPr>
        <w:spacing w:after="440" w:line="384" w:lineRule="auto"/>
        <w:rPr>
          <w:rFonts w:ascii="Roboto" w:hAnsi="Roboto" w:eastAsia="Roboto" w:cs="Roboto"/>
          <w:color w:val="111111"/>
          <w:sz w:val="27"/>
          <w:szCs w:val="27"/>
          <w:highlight w:val="white"/>
        </w:rPr>
      </w:pPr>
    </w:p>
    <w:p w:rsidR="009D2B95" w:rsidRDefault="008D549F" w14:paraId="62C2530F" w14:textId="77777777">
      <w:pPr>
        <w:spacing w:after="440" w:line="384" w:lineRule="auto"/>
        <w:rPr>
          <w:rFonts w:ascii="Courier New" w:hAnsi="Courier New" w:eastAsia="Courier New" w:cs="Courier New"/>
          <w:color w:val="111111"/>
          <w:sz w:val="27"/>
          <w:szCs w:val="27"/>
          <w:shd w:val="clear" w:color="auto" w:fill="EEEEEE"/>
        </w:rPr>
      </w:pPr>
      <w:r>
        <w:rPr>
          <w:rFonts w:ascii="Roboto" w:hAnsi="Roboto" w:eastAsia="Roboto" w:cs="Roboto"/>
          <w:color w:val="111111"/>
          <w:sz w:val="27"/>
          <w:szCs w:val="27"/>
          <w:highlight w:val="white"/>
        </w:rPr>
        <w:t>.</w:t>
      </w:r>
    </w:p>
    <w:p w:rsidR="009D2B95" w:rsidRDefault="009D2B95" w14:paraId="62C25310" w14:textId="77777777">
      <w:pPr>
        <w:spacing w:after="440" w:line="384" w:lineRule="auto"/>
        <w:rPr>
          <w:rFonts w:ascii="Courier New" w:hAnsi="Courier New" w:eastAsia="Courier New" w:cs="Courier New"/>
          <w:color w:val="111111"/>
          <w:sz w:val="27"/>
          <w:szCs w:val="27"/>
          <w:shd w:val="clear" w:color="auto" w:fill="EEEEEE"/>
        </w:rPr>
      </w:pPr>
    </w:p>
    <w:p w:rsidR="009D2B95" w:rsidRDefault="009D2B95" w14:paraId="62C25311" w14:textId="77777777">
      <w:pPr>
        <w:rPr>
          <w:rFonts w:ascii="Roboto" w:hAnsi="Roboto" w:eastAsia="Roboto" w:cs="Roboto"/>
          <w:color w:val="111111"/>
          <w:sz w:val="27"/>
          <w:szCs w:val="27"/>
          <w:highlight w:val="white"/>
        </w:rPr>
      </w:pPr>
    </w:p>
    <w:p w:rsidR="009D2B95" w:rsidRDefault="009D2B95" w14:paraId="62C25312" w14:textId="77777777">
      <w:pPr>
        <w:rPr>
          <w:rFonts w:ascii="Roboto" w:hAnsi="Roboto" w:eastAsia="Roboto" w:cs="Roboto"/>
          <w:color w:val="111111"/>
          <w:sz w:val="27"/>
          <w:szCs w:val="27"/>
          <w:highlight w:val="white"/>
        </w:rPr>
      </w:pPr>
    </w:p>
    <w:p w:rsidR="009D2B95" w:rsidRDefault="009D2B95" w14:paraId="62C25313" w14:textId="77777777">
      <w:pPr>
        <w:rPr>
          <w:rFonts w:ascii="Roboto" w:hAnsi="Roboto" w:eastAsia="Roboto" w:cs="Roboto"/>
          <w:color w:val="111111"/>
          <w:sz w:val="27"/>
          <w:szCs w:val="27"/>
          <w:highlight w:val="white"/>
        </w:rPr>
      </w:pPr>
    </w:p>
    <w:sectPr w:rsidR="009D2B95">
      <w:pgSz w:w="12240" w:h="15840"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AG" w:author="Alan George" w:date="2020-11-17T18:38:00Z" w:id="1">
    <w:p w:rsidR="008D549F" w:rsidRDefault="008D549F" w14:paraId="676C56FB" w14:textId="097AC429">
      <w:pPr>
        <w:pStyle w:val="CommentText"/>
      </w:pPr>
      <w:r>
        <w:rPr>
          <w:rStyle w:val="CommentReference"/>
        </w:rPr>
        <w:annotationRef/>
      </w:r>
      <w:r>
        <w:t>Needs to be in project template.</w:t>
      </w:r>
    </w:p>
  </w:comment>
  <w:comment w:initials="AG" w:author="Alan George" w:date="2020-11-17T13:56:00Z" w:id="2">
    <w:p w:rsidR="00254BCF" w:rsidRDefault="00254BCF" w14:paraId="14F11CDA" w14:textId="77777777">
      <w:pPr>
        <w:pStyle w:val="CommentText"/>
      </w:pPr>
      <w:r>
        <w:rPr>
          <w:rStyle w:val="CommentReference"/>
        </w:rPr>
        <w:annotationRef/>
      </w:r>
      <w:r>
        <w:t>Shouldn’t this just be “Technical Documentation for the QAT Application</w:t>
      </w:r>
      <w:proofErr w:type="gramStart"/>
      <w:r>
        <w:t>” ?</w:t>
      </w:r>
      <w:proofErr w:type="gramEnd"/>
      <w:r>
        <w:t xml:space="preserve"> What does ‘server side’ mean?</w:t>
      </w:r>
    </w:p>
    <w:p w:rsidR="00254BCF" w:rsidRDefault="00254BCF" w14:paraId="11A70B16" w14:textId="77777777">
      <w:pPr>
        <w:pStyle w:val="CommentText"/>
      </w:pPr>
    </w:p>
    <w:p w:rsidR="00254BCF" w:rsidRDefault="00254BCF" w14:paraId="0075836A" w14:textId="41ABD295">
      <w:pPr>
        <w:pStyle w:val="CommentText"/>
      </w:pPr>
      <w:r>
        <w:t>Also given that there are a number of</w:t>
      </w:r>
      <w:r w:rsidR="00C96A27">
        <w:t xml:space="preserve"> chapters that currently have no information (API, errors, etc.) but would appear they should in the future, </w:t>
      </w:r>
      <w:r w:rsidR="00974D16">
        <w:t>recommend</w:t>
      </w:r>
      <w:r w:rsidR="00B17564">
        <w:t xml:space="preserve"> this </w:t>
      </w:r>
      <w:r w:rsidR="00C96A27">
        <w:t xml:space="preserve">document should have a version control </w:t>
      </w:r>
      <w:r w:rsidR="0053765B">
        <w:t xml:space="preserve">part </w:t>
      </w:r>
      <w:r w:rsidR="00C96A27">
        <w:t>somewhere at the top or botto</w:t>
      </w:r>
      <w:r w:rsidR="00974D16">
        <w:t>m. Something like:</w:t>
      </w:r>
    </w:p>
    <w:p w:rsidR="0053765B" w:rsidRDefault="0053765B" w14:paraId="0F17C0EE" w14:textId="77777777">
      <w:pPr>
        <w:pStyle w:val="CommentText"/>
      </w:pPr>
    </w:p>
    <w:p w:rsidR="0053765B" w:rsidRDefault="0053765B" w14:paraId="6F3BC6DC" w14:textId="4B26ED3F">
      <w:pPr>
        <w:pStyle w:val="CommentText"/>
      </w:pPr>
      <w:r>
        <w:t>“Created by:</w:t>
      </w:r>
      <w:r w:rsidR="00974D16">
        <w:t xml:space="preserve"> _____;</w:t>
      </w:r>
      <w:r>
        <w:t xml:space="preserve"> last updated date: </w:t>
      </w:r>
      <w:r w:rsidR="00974D16">
        <w:t xml:space="preserve">________; </w:t>
      </w:r>
      <w:r>
        <w:t>last updated by:</w:t>
      </w:r>
      <w:r w:rsidR="00974D16">
        <w:t xml:space="preserve"> _______</w:t>
      </w:r>
      <w:r>
        <w:t>”</w:t>
      </w:r>
    </w:p>
  </w:comment>
  <w:comment w:initials="AG" w:author="Alan George" w:date="2020-11-17T13:53:00Z" w:id="10">
    <w:p w:rsidR="00E24540" w:rsidRDefault="00E24540" w14:paraId="733C260D" w14:textId="141A8B3F">
      <w:pPr>
        <w:pStyle w:val="CommentText"/>
      </w:pPr>
      <w:r>
        <w:rPr>
          <w:rStyle w:val="CommentReference"/>
        </w:rPr>
        <w:annotationRef/>
      </w:r>
      <w:r>
        <w:t xml:space="preserve">Are these </w:t>
      </w:r>
      <w:proofErr w:type="gramStart"/>
      <w:r>
        <w:t>two missing</w:t>
      </w:r>
      <w:proofErr w:type="gramEnd"/>
      <w:r>
        <w:t xml:space="preserve"> information? (blue text)</w:t>
      </w:r>
    </w:p>
  </w:comment>
  <w:comment w:initials="AG" w:author="Alan George" w:date="2020-11-17T13:54:00Z" w:id="13">
    <w:p w:rsidR="00A22A4E" w:rsidRDefault="00A22A4E" w14:paraId="3EB94CC0" w14:textId="7872F0C3">
      <w:pPr>
        <w:pStyle w:val="CommentText"/>
      </w:pPr>
      <w:r>
        <w:rPr>
          <w:rStyle w:val="CommentReference"/>
        </w:rPr>
        <w:annotationRef/>
      </w:r>
      <w:r>
        <w:t xml:space="preserve">Understand there are no APIs currently, but this document should at least note that </w:t>
      </w:r>
      <w:r w:rsidR="000F5CC7">
        <w:t>and re</w:t>
      </w:r>
      <w:r w:rsidR="00E479E5">
        <w:t>a</w:t>
      </w:r>
      <w:r w:rsidR="000F5CC7">
        <w:t>sons</w:t>
      </w:r>
      <w:r w:rsidR="00E479E5">
        <w:t xml:space="preserve"> for not having at this point.</w:t>
      </w:r>
    </w:p>
  </w:comment>
  <w:comment w:initials="AG" w:author="Alan George" w:date="2020-11-17T13:55:00Z" w:id="14">
    <w:p w:rsidR="00E479E5" w:rsidRDefault="00E479E5" w14:paraId="6C8B6285" w14:textId="14B3A557">
      <w:pPr>
        <w:pStyle w:val="CommentText"/>
      </w:pPr>
      <w:r>
        <w:rPr>
          <w:rStyle w:val="CommentReference"/>
        </w:rPr>
        <w:annotationRef/>
      </w:r>
      <w:r>
        <w:t>This should also be added.</w:t>
      </w:r>
    </w:p>
  </w:comment>
  <w:comment w:initials="AG" w:author="Alan George" w:date="2020-11-17T13:55:00Z" w:id="15">
    <w:p w:rsidR="004C5221" w:rsidRDefault="004C5221" w14:paraId="75B4E773" w14:textId="4B63BA47">
      <w:pPr>
        <w:pStyle w:val="CommentText"/>
      </w:pPr>
      <w:r>
        <w:rPr>
          <w:rStyle w:val="CommentReference"/>
        </w:rPr>
        <w:annotationRef/>
      </w:r>
      <w:r>
        <w:t>Information missing here.</w:t>
      </w:r>
    </w:p>
  </w:comment>
  <w:comment w:initials="AG" w:author="Alan George" w:date="2020-11-17T13:35:00Z" w:id="17">
    <w:p w:rsidR="00E439A8" w:rsidRDefault="00E439A8" w14:paraId="1D15E2D3" w14:textId="5DDE7EBC">
      <w:pPr>
        <w:pStyle w:val="CommentText"/>
      </w:pPr>
      <w:r>
        <w:rPr>
          <w:rStyle w:val="CommentReference"/>
        </w:rPr>
        <w:annotationRef/>
      </w:r>
      <w:r w:rsidR="00A305C9">
        <w:t>Is this about the PWA? Isn’t there another browser that is supported? MS Edge?</w:t>
      </w:r>
    </w:p>
  </w:comment>
  <w:comment w:initials="AG" w:author="Alan George" w:date="2020-11-17T13:36:00Z" w:id="54">
    <w:p w:rsidR="00D13C4B" w:rsidRDefault="00D13C4B" w14:paraId="55505888" w14:textId="2BCFB17B">
      <w:pPr>
        <w:pStyle w:val="CommentText"/>
      </w:pPr>
      <w:r>
        <w:rPr>
          <w:rStyle w:val="CommentReference"/>
        </w:rPr>
        <w:annotationRef/>
      </w:r>
      <w:r w:rsidR="00385CEC">
        <w:rPr>
          <w:rStyle w:val="CommentReference"/>
        </w:rPr>
        <w:t>This needs clarification. Yes, the tool itself doesn’t have to be online to convert PL to JSON, but if</w:t>
      </w:r>
      <w:r>
        <w:t xml:space="preserve"> </w:t>
      </w:r>
      <w:r w:rsidR="00385CEC">
        <w:t xml:space="preserve">the </w:t>
      </w:r>
      <w:r>
        <w:t xml:space="preserve">whole purpose of the </w:t>
      </w:r>
      <w:r w:rsidR="00FA49D6">
        <w:t xml:space="preserve">tool </w:t>
      </w:r>
      <w:r w:rsidR="00385CEC">
        <w:t xml:space="preserve">is </w:t>
      </w:r>
      <w:r w:rsidR="00FA49D6">
        <w:t xml:space="preserve">to get PL data in JSON format </w:t>
      </w:r>
      <w:r w:rsidRPr="00385CEC" w:rsidR="00FA49D6">
        <w:rPr>
          <w:b/>
          <w:bCs/>
        </w:rPr>
        <w:t>to create the QAT program</w:t>
      </w:r>
      <w:r w:rsidR="00C20D25">
        <w:t>,</w:t>
      </w:r>
      <w:r w:rsidR="00FA49D6">
        <w:t xml:space="preserve"> </w:t>
      </w:r>
      <w:r w:rsidR="00C20D25">
        <w:t xml:space="preserve">then </w:t>
      </w:r>
      <w:r w:rsidR="00FA49D6">
        <w:t>users need to be online.</w:t>
      </w:r>
    </w:p>
  </w:comment>
  <w:comment w:initials="AG" w:author="Alan George" w:date="2020-11-17T13:46:00Z" w:id="73">
    <w:p w:rsidR="00CC66AE" w:rsidRDefault="00CC66AE" w14:paraId="6086977E" w14:textId="1EA696BB">
      <w:pPr>
        <w:pStyle w:val="CommentText"/>
      </w:pPr>
      <w:r>
        <w:rPr>
          <w:rStyle w:val="CommentReference"/>
        </w:rPr>
        <w:annotationRef/>
      </w:r>
      <w:r>
        <w:t>What is the difference with the .</w:t>
      </w:r>
      <w:proofErr w:type="gramStart"/>
      <w:r>
        <w:t>exe ??</w:t>
      </w:r>
      <w:proofErr w:type="gramEnd"/>
      <w:r>
        <w:t xml:space="preserve"> That is an ‘executable’ file too…</w:t>
      </w:r>
    </w:p>
  </w:comment>
  <w:comment w:initials="AM" w:author="Alexandra Mccollister" w:date="2020-11-18T09:26:43" w:id="228746068">
    <w:p w:rsidR="2361F837" w:rsidRDefault="2361F837" w14:paraId="34953EA6" w14:textId="048B64B8">
      <w:pPr>
        <w:pStyle w:val="CommentText"/>
      </w:pPr>
      <w:r w:rsidR="2361F837">
        <w:rPr/>
        <w:t>Can you add the information on the service, specification, and quantity that QAT is currently using? So that people know what the current specification are and where it is possible for a downgrade/upgrade.</w:t>
      </w:r>
      <w:r>
        <w:rPr>
          <w:rStyle w:val="CommentReference"/>
        </w:rPr>
        <w:annotationRef/>
      </w:r>
    </w:p>
  </w:comment>
  <w:comment w:initials="AM" w:author="Alexandra Mccollister" w:date="2020-11-18T09:32:53" w:id="102627957">
    <w:p w:rsidR="2361F837" w:rsidRDefault="2361F837" w14:paraId="5838A43B" w14:textId="28457067">
      <w:pPr>
        <w:pStyle w:val="CommentText"/>
      </w:pPr>
      <w:r w:rsidR="2361F837">
        <w:rPr/>
        <w:t>Not Edge?</w:t>
      </w:r>
      <w:r>
        <w:rPr>
          <w:rStyle w:val="CommentReference"/>
        </w:rPr>
        <w:annotationRef/>
      </w:r>
    </w:p>
  </w:comment>
  <w:comment w:initials="AG" w:author="Alan George" w:date="2020-11-18T17:17:56" w:id="114115333">
    <w:p w:rsidR="2F02B7F2" w:rsidRDefault="2F02B7F2" w14:paraId="5A6A20E2" w14:textId="283962BD">
      <w:pPr>
        <w:pStyle w:val="CommentText"/>
      </w:pPr>
      <w:r w:rsidR="2F02B7F2">
        <w:rPr/>
        <w:t>Is this complete??</w:t>
      </w:r>
      <w:r>
        <w:rPr>
          <w:rStyle w:val="CommentReference"/>
        </w:rPr>
        <w:annotationRef/>
      </w:r>
    </w:p>
  </w:comment>
  <w:comment w:initials="AG" w:author="Alan George" w:date="2020-11-18T17:18:09" w:id="1731039104">
    <w:p w:rsidR="2F02B7F2" w:rsidRDefault="2F02B7F2" w14:paraId="09F1894E" w14:textId="72603E67">
      <w:pPr>
        <w:pStyle w:val="CommentText"/>
      </w:pPr>
      <w:r w:rsidR="2F02B7F2">
        <w:rPr/>
        <w:t>Is this section complete?</w:t>
      </w:r>
      <w:r>
        <w:rPr>
          <w:rStyle w:val="CommentReference"/>
        </w:rPr>
        <w:annotationRef/>
      </w:r>
    </w:p>
  </w:comment>
  <w:comment w:initials="AG" w:author="Alan George" w:date="2020-11-18T17:25:36" w:id="451976732">
    <w:p w:rsidR="2F02B7F2" w:rsidRDefault="2F02B7F2" w14:paraId="4258EC7D" w14:textId="365E5924">
      <w:pPr>
        <w:pStyle w:val="CommentText"/>
      </w:pPr>
      <w:r w:rsidR="2F02B7F2">
        <w:rPr/>
        <w:t>Do these go with the steps on how to use? Down here they seem very out of place with a title "Some Screenshots"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76C56FB"/>
  <w15:commentEx w15:done="0" w15:paraId="6F3BC6DC"/>
  <w15:commentEx w15:done="0" w15:paraId="733C260D"/>
  <w15:commentEx w15:done="0" w15:paraId="3EB94CC0"/>
  <w15:commentEx w15:done="0" w15:paraId="6C8B6285"/>
  <w15:commentEx w15:done="0" w15:paraId="75B4E773"/>
  <w15:commentEx w15:done="0" w15:paraId="1D15E2D3"/>
  <w15:commentEx w15:done="0" w15:paraId="55505888"/>
  <w15:commentEx w15:done="0" w15:paraId="6086977E"/>
  <w15:commentEx w15:done="0" w15:paraId="34953EA6"/>
  <w15:commentEx w15:done="0" w15:paraId="5838A43B"/>
  <w15:commentEx w15:done="0" w15:paraId="5A6A20E2"/>
  <w15:commentEx w15:done="0" w15:paraId="09F1894E"/>
  <w15:commentEx w15:done="0" w15:paraId="4258EC7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5E971A" w16cex:dateUtc="2020-11-17T23:38:00Z"/>
  <w16cex:commentExtensible w16cex:durableId="235E550D" w16cex:dateUtc="2020-11-17T18:56:00Z"/>
  <w16cex:commentExtensible w16cex:durableId="235E5468" w16cex:dateUtc="2020-11-17T18:53:00Z"/>
  <w16cex:commentExtensible w16cex:durableId="235E5480" w16cex:dateUtc="2020-11-17T18:54:00Z"/>
  <w16cex:commentExtensible w16cex:durableId="235E54D1" w16cex:dateUtc="2020-11-17T18:55:00Z"/>
  <w16cex:commentExtensible w16cex:durableId="235E54DE" w16cex:dateUtc="2020-11-17T18:55:00Z"/>
  <w16cex:commentExtensible w16cex:durableId="235E5007" w16cex:dateUtc="2020-11-17T18:35:00Z"/>
  <w16cex:commentExtensible w16cex:durableId="235E506B" w16cex:dateUtc="2020-11-17T18:36:00Z"/>
  <w16cex:commentExtensible w16cex:durableId="235E52B4" w16cex:dateUtc="2020-11-17T18:46:00Z"/>
  <w16cex:commentExtensible w16cex:durableId="6BD6DFC5" w16cex:dateUtc="2020-11-18T14:26:43.628Z"/>
  <w16cex:commentExtensible w16cex:durableId="43EB3D16" w16cex:dateUtc="2020-11-18T14:32:53.443Z"/>
  <w16cex:commentExtensible w16cex:durableId="2C7817B5" w16cex:dateUtc="2020-11-18T22:17:56.848Z"/>
  <w16cex:commentExtensible w16cex:durableId="482261D3" w16cex:dateUtc="2020-11-18T22:18:09.748Z"/>
  <w16cex:commentExtensible w16cex:durableId="6616BEB8" w16cex:dateUtc="2020-11-18T22:25:36.447Z"/>
</w16cex:commentsExtensible>
</file>

<file path=word/commentsIds.xml><?xml version="1.0" encoding="utf-8"?>
<w16cid:commentsIds xmlns:mc="http://schemas.openxmlformats.org/markup-compatibility/2006" xmlns:w16cid="http://schemas.microsoft.com/office/word/2016/wordml/cid" mc:Ignorable="w16cid">
  <w16cid:commentId w16cid:paraId="676C56FB" w16cid:durableId="235E971A"/>
  <w16cid:commentId w16cid:paraId="6F3BC6DC" w16cid:durableId="235E550D"/>
  <w16cid:commentId w16cid:paraId="733C260D" w16cid:durableId="235E5468"/>
  <w16cid:commentId w16cid:paraId="3EB94CC0" w16cid:durableId="235E5480"/>
  <w16cid:commentId w16cid:paraId="6C8B6285" w16cid:durableId="235E54D1"/>
  <w16cid:commentId w16cid:paraId="75B4E773" w16cid:durableId="235E54DE"/>
  <w16cid:commentId w16cid:paraId="1D15E2D3" w16cid:durableId="235E5007"/>
  <w16cid:commentId w16cid:paraId="55505888" w16cid:durableId="235E506B"/>
  <w16cid:commentId w16cid:paraId="6086977E" w16cid:durableId="235E52B4"/>
  <w16cid:commentId w16cid:paraId="34953EA6" w16cid:durableId="6BD6DFC5"/>
  <w16cid:commentId w16cid:paraId="5838A43B" w16cid:durableId="43EB3D16"/>
  <w16cid:commentId w16cid:paraId="5A6A20E2" w16cid:durableId="2C7817B5"/>
  <w16cid:commentId w16cid:paraId="09F1894E" w16cid:durableId="482261D3"/>
  <w16cid:commentId w16cid:paraId="4258EC7D" w16cid:durableId="6616BE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Proxima Nova">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A570F"/>
    <w:multiLevelType w:val="multilevel"/>
    <w:tmpl w:val="66DA5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3CA4564"/>
    <w:multiLevelType w:val="multilevel"/>
    <w:tmpl w:val="97CCD3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574A0282"/>
    <w:multiLevelType w:val="multilevel"/>
    <w:tmpl w:val="BBC2B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people.xml><?xml version="1.0" encoding="utf-8"?>
<w15:people xmlns:mc="http://schemas.openxmlformats.org/markup-compatibility/2006" xmlns:w15="http://schemas.microsoft.com/office/word/2012/wordml" mc:Ignorable="w15">
  <w15:person w15:author="Alan George">
    <w15:presenceInfo w15:providerId="AD" w15:userId="S::algeorge@ghsc-psm.org::c9348c52-050c-457d-b786-b30425b03a74"/>
  </w15:person>
  <w15:person w15:author="Alexandra Mccollister">
    <w15:presenceInfo w15:providerId="AD" w15:userId="S::amccollister@ghsc-psm.org::3b4cb9c8-a0b5-4556-89a4-fd151619f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5"/>
    <w:rsid w:val="000F5CC7"/>
    <w:rsid w:val="00254BCF"/>
    <w:rsid w:val="002A2033"/>
    <w:rsid w:val="002D07B2"/>
    <w:rsid w:val="00385CEC"/>
    <w:rsid w:val="004C5221"/>
    <w:rsid w:val="0053765B"/>
    <w:rsid w:val="00624B4F"/>
    <w:rsid w:val="006B2860"/>
    <w:rsid w:val="008D549F"/>
    <w:rsid w:val="008F2620"/>
    <w:rsid w:val="00974D16"/>
    <w:rsid w:val="009D2B95"/>
    <w:rsid w:val="00A22A4E"/>
    <w:rsid w:val="00A305C9"/>
    <w:rsid w:val="00AA6CD4"/>
    <w:rsid w:val="00B17564"/>
    <w:rsid w:val="00C20D25"/>
    <w:rsid w:val="00C623F0"/>
    <w:rsid w:val="00C96A27"/>
    <w:rsid w:val="00CC66AE"/>
    <w:rsid w:val="00D13C4B"/>
    <w:rsid w:val="00D7695E"/>
    <w:rsid w:val="00E24540"/>
    <w:rsid w:val="00E439A8"/>
    <w:rsid w:val="00E479E5"/>
    <w:rsid w:val="00FA49D6"/>
    <w:rsid w:val="1FDD62A8"/>
    <w:rsid w:val="2361F837"/>
    <w:rsid w:val="2F02B7F2"/>
    <w:rsid w:val="3EC1C929"/>
    <w:rsid w:val="53C8CADC"/>
    <w:rsid w:val="6C66F3AF"/>
    <w:rsid w:val="7005B793"/>
    <w:rsid w:val="72131D2B"/>
    <w:rsid w:val="7B4CE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251DE"/>
  <w15:docId w15:val="{CF5D0A4B-CBB4-4945-89D2-70B9A71FE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E439A8"/>
    <w:rPr>
      <w:sz w:val="16"/>
      <w:szCs w:val="16"/>
    </w:rPr>
  </w:style>
  <w:style w:type="paragraph" w:styleId="CommentText">
    <w:name w:val="annotation text"/>
    <w:basedOn w:val="Normal"/>
    <w:link w:val="CommentTextChar"/>
    <w:uiPriority w:val="99"/>
    <w:semiHidden/>
    <w:unhideWhenUsed/>
    <w:rsid w:val="00E439A8"/>
    <w:pPr>
      <w:spacing w:line="240" w:lineRule="auto"/>
    </w:pPr>
    <w:rPr>
      <w:sz w:val="20"/>
      <w:szCs w:val="20"/>
    </w:rPr>
  </w:style>
  <w:style w:type="character" w:styleId="CommentTextChar" w:customStyle="1">
    <w:name w:val="Comment Text Char"/>
    <w:basedOn w:val="DefaultParagraphFont"/>
    <w:link w:val="CommentText"/>
    <w:uiPriority w:val="99"/>
    <w:semiHidden/>
    <w:rsid w:val="00E439A8"/>
    <w:rPr>
      <w:sz w:val="20"/>
      <w:szCs w:val="20"/>
    </w:rPr>
  </w:style>
  <w:style w:type="paragraph" w:styleId="CommentSubject">
    <w:name w:val="annotation subject"/>
    <w:basedOn w:val="CommentText"/>
    <w:next w:val="CommentText"/>
    <w:link w:val="CommentSubjectChar"/>
    <w:uiPriority w:val="99"/>
    <w:semiHidden/>
    <w:unhideWhenUsed/>
    <w:rsid w:val="00E439A8"/>
    <w:rPr>
      <w:b/>
      <w:bCs/>
    </w:rPr>
  </w:style>
  <w:style w:type="character" w:styleId="CommentSubjectChar" w:customStyle="1">
    <w:name w:val="Comment Subject Char"/>
    <w:basedOn w:val="CommentTextChar"/>
    <w:link w:val="CommentSubject"/>
    <w:uiPriority w:val="99"/>
    <w:semiHidden/>
    <w:rsid w:val="00E439A8"/>
    <w:rPr>
      <w:b/>
      <w:bCs/>
      <w:sz w:val="20"/>
      <w:szCs w:val="20"/>
    </w:rPr>
  </w:style>
  <w:style w:type="paragraph" w:styleId="BalloonText">
    <w:name w:val="Balloon Text"/>
    <w:basedOn w:val="Normal"/>
    <w:link w:val="BalloonTextChar"/>
    <w:uiPriority w:val="99"/>
    <w:semiHidden/>
    <w:unhideWhenUsed/>
    <w:rsid w:val="00E439A8"/>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439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8/08/relationships/commentsExtensible" Target="commentsExtensible.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hyperlink" Target="http://www.quantificationanalytics.org.conf" TargetMode="External"/><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2DF6CE8E227A4E95D6434E1A31BE12" ma:contentTypeVersion="20" ma:contentTypeDescription="Create a new document." ma:contentTypeScope="" ma:versionID="4ff743928be125255e5f3dff2bba26b9">
  <xsd:schema xmlns:xsd="http://www.w3.org/2001/XMLSchema" xmlns:xs="http://www.w3.org/2001/XMLSchema" xmlns:p="http://schemas.microsoft.com/office/2006/metadata/properties" xmlns:ns1="http://schemas.microsoft.com/sharepoint/v3" xmlns:ns2="eba57df7-6bb1-483a-a161-ad3ba27bba7e" xmlns:ns3="28f22a66-e211-494d-b558-8a955903d4f7" xmlns:ns4="8d7096d6-fc66-4344-9e3f-2445529a09f6" targetNamespace="http://schemas.microsoft.com/office/2006/metadata/properties" ma:root="true" ma:fieldsID="d486dbc23b63dc9b62849b482f5ec6b2" ns1:_="" ns2:_="" ns3:_="" ns4:_="">
    <xsd:import namespace="http://schemas.microsoft.com/sharepoint/v3"/>
    <xsd:import namespace="eba57df7-6bb1-483a-a161-ad3ba27bba7e"/>
    <xsd:import namespace="28f22a66-e211-494d-b558-8a955903d4f7"/>
    <xsd:import namespace="8d7096d6-fc66-4344-9e3f-2445529a09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LengthInSeconds" minOccurs="0"/>
                <xsd:element ref="ns2:MediaServiceLocation"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a57df7-6bb1-483a-a161-ad3ba27bba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822e118f-d533-465d-b5ca-7beed2256e0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8f22a66-e211-494d-b558-8a955903d4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d7096d6-fc66-4344-9e3f-2445529a09f6"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e00ecc52-cc0b-4751-93af-3e3627809984}" ma:internalName="TaxCatchAll" ma:showField="CatchAllData" ma:web="28f22a66-e211-494d-b558-8a955903d4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eba57df7-6bb1-483a-a161-ad3ba27bba7e">
      <Terms xmlns="http://schemas.microsoft.com/office/infopath/2007/PartnerControls"/>
    </lcf76f155ced4ddcb4097134ff3c332f>
    <TaxCatchAll xmlns="8d7096d6-fc66-4344-9e3f-2445529a09f6"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iPQFTTL0ynua1LgCMO9VwQlF6GJQ==">AMUW2mULH+cvtyt2gowMiMjRxjPhzQECQQKiSdQ3gbtIhaZsO0Ro7zirvqIOK7O0wfNMiUD+4cW+udWhpZNtz+8V8jrRVH9GE+Kwmv+b+XLOmA2rIakgBKzkLFJX4F49+/LoMITqEtYQTETSVMVPfhitG2WFPpaM2uIiZojRIfwq9nNncFtk7LUlvjQGJMTw4p6U2qG1gawbWIk21tG4SalruW46qBhpAwBxd64c5UaIoCKozWTSw9byje50V3PX+WPMRGzLhTiZB3I/ukiP75+/2svdcizY7e1wmHVliQTJvOAa4D/vg/TEP2Z2J2alhWRbf8md3W8eGccKA2xwOuVYo6Omf/Z9eg3fC1v9UB+PViKjnTOfwI9qbonVJ3LRu2Y3tRS1uzMm2iMf5dezCwPEUOKts8k5D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05718-B658-47B1-985B-5FE1180DDE37}">
  <ds:schemaRefs>
    <ds:schemaRef ds:uri="http://schemas.microsoft.com/sharepoint/v3/contenttype/forms"/>
  </ds:schemaRefs>
</ds:datastoreItem>
</file>

<file path=customXml/itemProps2.xml><?xml version="1.0" encoding="utf-8"?>
<ds:datastoreItem xmlns:ds="http://schemas.openxmlformats.org/officeDocument/2006/customXml" ds:itemID="{1495E68E-3C92-4F39-A83D-820B8BDCDAFF}"/>
</file>

<file path=customXml/itemProps3.xml><?xml version="1.0" encoding="utf-8"?>
<ds:datastoreItem xmlns:ds="http://schemas.openxmlformats.org/officeDocument/2006/customXml" ds:itemID="{B1ED29FA-E3AE-457F-A14B-FE4F18FF2DF3}">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C013B49F-DC8A-432B-BD4B-042BE953E85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Alan George</cp:lastModifiedBy>
  <cp:revision>29</cp:revision>
  <dcterms:created xsi:type="dcterms:W3CDTF">2020-11-17T18:29:00Z</dcterms:created>
  <dcterms:modified xsi:type="dcterms:W3CDTF">2020-11-18T22:25:41Z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0x010100162DF6CE8E227A4E95D6434E1A31BE12</vt:lpwstr>
  </property>
</Properties>
</file>